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B654401" w14:textId="5F57A354" w:rsidR="6AC4FFE0" w:rsidRDefault="5A1A7451" w:rsidP="52E5655E">
      <w:pPr>
        <w:pStyle w:val="Title"/>
        <w:jc w:val="center"/>
        <w:rPr>
          <w:sz w:val="40"/>
          <w:szCs w:val="40"/>
        </w:rPr>
      </w:pPr>
      <w:r w:rsidRPr="52E5655E">
        <w:rPr>
          <w:sz w:val="40"/>
          <w:szCs w:val="40"/>
        </w:rPr>
        <w:t>West End Community Sensory Garden Art Centre</w:t>
      </w:r>
      <w:r w:rsidR="0239663F" w:rsidRPr="52E5655E">
        <w:rPr>
          <w:sz w:val="40"/>
          <w:szCs w:val="40"/>
        </w:rPr>
        <w:t xml:space="preserve"> Project Plan</w:t>
      </w:r>
    </w:p>
    <w:p w14:paraId="11CE3AAC" w14:textId="4F78395C" w:rsidR="6AC4FFE0" w:rsidRDefault="0239663F" w:rsidP="52E5655E">
      <w:pPr>
        <w:pStyle w:val="Heading1"/>
        <w:rPr>
          <w:color w:val="auto"/>
        </w:rPr>
      </w:pPr>
      <w:r w:rsidRPr="52E5655E">
        <w:rPr>
          <w:color w:val="auto"/>
        </w:rPr>
        <w:t>Context</w:t>
      </w:r>
    </w:p>
    <w:p w14:paraId="41DC5C03" w14:textId="468C7D68" w:rsidR="2ECF355D" w:rsidRDefault="6A499B3C" w:rsidP="52E5655E">
      <w:pPr>
        <w:spacing w:after="160" w:line="480" w:lineRule="auto"/>
        <w:rPr>
          <w:rFonts w:ascii="Calibri" w:eastAsia="Calibri" w:hAnsi="Calibri" w:cs="Calibri"/>
        </w:rPr>
      </w:pPr>
      <w:r w:rsidRPr="52E5655E">
        <w:rPr>
          <w:rFonts w:ascii="Calibri" w:eastAsia="Calibri" w:hAnsi="Calibri" w:cs="Calibri"/>
        </w:rPr>
        <w:t>The Sensory Garden Renovation project is set within Nuns Moor Park, a cherished green space in the West End of Newcastle. The park is a hub for community activities, featuring a playground, a Bike Garden, a Community Orchard, and open grassed areas. However, the Sensory Garden, which was originally designed to be an inclusive space, is currently gated and inaccessible to the public.</w:t>
      </w:r>
      <w:r w:rsidR="1DB0CE3C" w:rsidRPr="52E5655E">
        <w:rPr>
          <w:rFonts w:ascii="Calibri" w:eastAsia="Calibri" w:hAnsi="Calibri" w:cs="Calibri"/>
        </w:rPr>
        <w:t xml:space="preserve"> </w:t>
      </w:r>
      <w:r w:rsidRPr="52E5655E">
        <w:rPr>
          <w:rFonts w:ascii="Calibri" w:eastAsia="Calibri" w:hAnsi="Calibri" w:cs="Calibri"/>
        </w:rPr>
        <w:t>The garden has a rich history, having been transformed from waste ground into a sensory-friendly environment through the efforts of individuals with sensory impairments and local community groups. Despite this, the site has since fallen into disuse, and its full potential remains unrealized.</w:t>
      </w:r>
    </w:p>
    <w:p w14:paraId="70B6ADAE" w14:textId="69785161" w:rsidR="2ECF355D" w:rsidRDefault="6A499B3C" w:rsidP="52E5655E">
      <w:pPr>
        <w:spacing w:after="160" w:line="480" w:lineRule="auto"/>
        <w:rPr>
          <w:rFonts w:ascii="Calibri" w:eastAsia="Calibri" w:hAnsi="Calibri" w:cs="Calibri"/>
        </w:rPr>
      </w:pPr>
      <w:r w:rsidRPr="52E5655E">
        <w:rPr>
          <w:rFonts w:ascii="Calibri" w:eastAsia="Calibri" w:hAnsi="Calibri" w:cs="Calibri"/>
        </w:rPr>
        <w:t>The project aims to revitalize the Sensory Garden and The Depot buildings, repurposing them into a Community Arts Centre that fosters inclusivity, sustainability, and engagement. The renovation will align with modern environmental standards by incorporating net-zero principles, modular designs, and the use of recycled materials. This project is an opportunity to create a space that is accessible, environmentally responsible, and beneficial to the wider community.</w:t>
      </w:r>
    </w:p>
    <w:p w14:paraId="78795AE9" w14:textId="1E825955" w:rsidR="2ECF355D" w:rsidRDefault="6A499B3C" w:rsidP="52E5655E">
      <w:pPr>
        <w:spacing w:after="160" w:line="480" w:lineRule="auto"/>
        <w:rPr>
          <w:rFonts w:ascii="Calibri" w:eastAsia="Calibri" w:hAnsi="Calibri" w:cs="Calibri"/>
        </w:rPr>
      </w:pPr>
      <w:r w:rsidRPr="52E5655E">
        <w:rPr>
          <w:rFonts w:ascii="Calibri" w:eastAsia="Calibri" w:hAnsi="Calibri" w:cs="Calibri"/>
        </w:rPr>
        <w:t>By integrating community participation and sustainable building techniques, the renovation will not only restore the garden but also establish a lasting, adaptable space that promotes creativity, well-being, and social interaction</w:t>
      </w:r>
      <w:r w:rsidR="019B8C09" w:rsidRPr="52E5655E">
        <w:rPr>
          <w:rFonts w:ascii="Calibri" w:eastAsia="Calibri" w:hAnsi="Calibri" w:cs="Calibri"/>
        </w:rPr>
        <w:t>.</w:t>
      </w:r>
    </w:p>
    <w:p w14:paraId="646B4810" w14:textId="72C47483" w:rsidR="6AC4FFE0" w:rsidRDefault="0239663F" w:rsidP="52E5655E">
      <w:pPr>
        <w:pStyle w:val="Heading1"/>
        <w:rPr>
          <w:color w:val="auto"/>
        </w:rPr>
      </w:pPr>
      <w:r w:rsidRPr="52E5655E">
        <w:rPr>
          <w:color w:val="auto"/>
        </w:rPr>
        <w:t>Aim</w:t>
      </w:r>
    </w:p>
    <w:p w14:paraId="2BE13CB7" w14:textId="669625F9" w:rsidR="4D28B464" w:rsidRDefault="1390F993" w:rsidP="52E5655E">
      <w:pPr>
        <w:spacing w:after="160" w:line="480" w:lineRule="auto"/>
        <w:rPr>
          <w:rFonts w:ascii="Calibri" w:eastAsia="Calibri" w:hAnsi="Calibri" w:cs="Calibri"/>
        </w:rPr>
      </w:pPr>
      <w:r w:rsidRPr="0EB8402C">
        <w:rPr>
          <w:rFonts w:ascii="Calibri" w:eastAsia="Calibri" w:hAnsi="Calibri" w:cs="Calibri"/>
        </w:rPr>
        <w:t>T</w:t>
      </w:r>
      <w:r w:rsidR="7837140E" w:rsidRPr="0EB8402C">
        <w:rPr>
          <w:rFonts w:ascii="Calibri" w:eastAsia="Calibri" w:hAnsi="Calibri" w:cs="Calibri"/>
        </w:rPr>
        <w:t xml:space="preserve">o </w:t>
      </w:r>
      <w:r w:rsidR="0CC36B05" w:rsidRPr="0EB8402C">
        <w:rPr>
          <w:rFonts w:ascii="Calibri" w:eastAsia="Calibri" w:hAnsi="Calibri" w:cs="Calibri"/>
        </w:rPr>
        <w:t xml:space="preserve">improve </w:t>
      </w:r>
      <w:r w:rsidR="7837140E" w:rsidRPr="0EB8402C">
        <w:rPr>
          <w:rFonts w:ascii="Calibri" w:eastAsia="Calibri" w:hAnsi="Calibri" w:cs="Calibri"/>
        </w:rPr>
        <w:t xml:space="preserve">Nuns Moor Park’s Sensory Garden and Depot into a </w:t>
      </w:r>
      <w:r w:rsidR="7837140E" w:rsidRPr="0EB8402C">
        <w:rPr>
          <w:rFonts w:ascii="Calibri" w:eastAsia="Calibri" w:hAnsi="Calibri" w:cs="Calibri"/>
          <w:highlight w:val="yellow"/>
        </w:rPr>
        <w:t>net-zero</w:t>
      </w:r>
      <w:r w:rsidR="7837140E" w:rsidRPr="0EB8402C">
        <w:rPr>
          <w:rFonts w:ascii="Calibri" w:eastAsia="Calibri" w:hAnsi="Calibri" w:cs="Calibri"/>
        </w:rPr>
        <w:t xml:space="preserve">, inclusive </w:t>
      </w:r>
      <w:r w:rsidR="7837140E" w:rsidRPr="0EB8402C">
        <w:rPr>
          <w:rFonts w:ascii="Calibri" w:eastAsia="Calibri" w:hAnsi="Calibri" w:cs="Calibri"/>
          <w:highlight w:val="yellow"/>
        </w:rPr>
        <w:t>arts hub</w:t>
      </w:r>
      <w:r w:rsidR="7837140E" w:rsidRPr="0EB8402C">
        <w:rPr>
          <w:rFonts w:ascii="Calibri" w:eastAsia="Calibri" w:hAnsi="Calibri" w:cs="Calibri"/>
        </w:rPr>
        <w:t xml:space="preserve">. It </w:t>
      </w:r>
      <w:r w:rsidR="29E99D2D" w:rsidRPr="0EB8402C">
        <w:rPr>
          <w:rFonts w:ascii="Calibri" w:eastAsia="Calibri" w:hAnsi="Calibri" w:cs="Calibri"/>
        </w:rPr>
        <w:t xml:space="preserve">will </w:t>
      </w:r>
      <w:r w:rsidR="7837140E" w:rsidRPr="0EB8402C">
        <w:rPr>
          <w:rFonts w:ascii="Calibri" w:eastAsia="Calibri" w:hAnsi="Calibri" w:cs="Calibri"/>
        </w:rPr>
        <w:t xml:space="preserve">foster well-being, </w:t>
      </w:r>
      <w:r w:rsidR="7837140E" w:rsidRPr="0EB8402C">
        <w:rPr>
          <w:rFonts w:ascii="Calibri" w:eastAsia="Calibri" w:hAnsi="Calibri" w:cs="Calibri"/>
          <w:highlight w:val="yellow"/>
        </w:rPr>
        <w:t>strengthen connections</w:t>
      </w:r>
      <w:r w:rsidR="7837140E" w:rsidRPr="0EB8402C">
        <w:rPr>
          <w:rFonts w:ascii="Calibri" w:eastAsia="Calibri" w:hAnsi="Calibri" w:cs="Calibri"/>
        </w:rPr>
        <w:t xml:space="preserve">, and </w:t>
      </w:r>
      <w:r w:rsidR="7837140E" w:rsidRPr="0EB8402C">
        <w:rPr>
          <w:rFonts w:ascii="Calibri" w:eastAsia="Calibri" w:hAnsi="Calibri" w:cs="Calibri"/>
          <w:highlight w:val="yellow"/>
        </w:rPr>
        <w:t>reduce environmental impact</w:t>
      </w:r>
      <w:r w:rsidR="7837140E" w:rsidRPr="0EB8402C">
        <w:rPr>
          <w:rFonts w:ascii="Calibri" w:eastAsia="Calibri" w:hAnsi="Calibri" w:cs="Calibri"/>
        </w:rPr>
        <w:t xml:space="preserve">. The space will promote mental health through </w:t>
      </w:r>
      <w:r w:rsidR="7837140E" w:rsidRPr="0EB8402C">
        <w:rPr>
          <w:rFonts w:ascii="Calibri" w:eastAsia="Calibri" w:hAnsi="Calibri" w:cs="Calibri"/>
          <w:highlight w:val="yellow"/>
        </w:rPr>
        <w:t>sensory</w:t>
      </w:r>
      <w:r w:rsidR="7837140E" w:rsidRPr="0EB8402C">
        <w:rPr>
          <w:rFonts w:ascii="Calibri" w:eastAsia="Calibri" w:hAnsi="Calibri" w:cs="Calibri"/>
        </w:rPr>
        <w:t xml:space="preserve"> features, </w:t>
      </w:r>
      <w:r w:rsidR="7837140E" w:rsidRPr="0EB8402C">
        <w:rPr>
          <w:rFonts w:ascii="Calibri" w:eastAsia="Calibri" w:hAnsi="Calibri" w:cs="Calibri"/>
          <w:highlight w:val="yellow"/>
        </w:rPr>
        <w:t>encourage social interaction</w:t>
      </w:r>
      <w:r w:rsidR="7837140E" w:rsidRPr="0EB8402C">
        <w:rPr>
          <w:rFonts w:ascii="Calibri" w:eastAsia="Calibri" w:hAnsi="Calibri" w:cs="Calibri"/>
        </w:rPr>
        <w:t xml:space="preserve">, and </w:t>
      </w:r>
      <w:r w:rsidR="7837140E" w:rsidRPr="0EB8402C">
        <w:rPr>
          <w:rFonts w:ascii="Calibri" w:eastAsia="Calibri" w:hAnsi="Calibri" w:cs="Calibri"/>
          <w:highlight w:val="yellow"/>
        </w:rPr>
        <w:t>support creativity</w:t>
      </w:r>
      <w:r w:rsidR="7837140E" w:rsidRPr="0EB8402C">
        <w:rPr>
          <w:rFonts w:ascii="Calibri" w:eastAsia="Calibri" w:hAnsi="Calibri" w:cs="Calibri"/>
        </w:rPr>
        <w:t xml:space="preserve">. With </w:t>
      </w:r>
      <w:r w:rsidR="7837140E" w:rsidRPr="0EB8402C">
        <w:rPr>
          <w:rFonts w:ascii="Calibri" w:eastAsia="Calibri" w:hAnsi="Calibri" w:cs="Calibri"/>
          <w:highlight w:val="yellow"/>
        </w:rPr>
        <w:t>low-carbon materials</w:t>
      </w:r>
      <w:r w:rsidR="7837140E" w:rsidRPr="0EB8402C">
        <w:rPr>
          <w:rFonts w:ascii="Calibri" w:eastAsia="Calibri" w:hAnsi="Calibri" w:cs="Calibri"/>
        </w:rPr>
        <w:t xml:space="preserve">, </w:t>
      </w:r>
      <w:r w:rsidR="7837140E" w:rsidRPr="0EB8402C">
        <w:rPr>
          <w:rFonts w:ascii="Calibri" w:eastAsia="Calibri" w:hAnsi="Calibri" w:cs="Calibri"/>
          <w:highlight w:val="yellow"/>
        </w:rPr>
        <w:t>solar energy</w:t>
      </w:r>
      <w:r w:rsidR="7837140E" w:rsidRPr="0EB8402C">
        <w:rPr>
          <w:rFonts w:ascii="Calibri" w:eastAsia="Calibri" w:hAnsi="Calibri" w:cs="Calibri"/>
        </w:rPr>
        <w:t xml:space="preserve">, and </w:t>
      </w:r>
      <w:r w:rsidR="7837140E" w:rsidRPr="0EB8402C">
        <w:rPr>
          <w:rFonts w:ascii="Calibri" w:eastAsia="Calibri" w:hAnsi="Calibri" w:cs="Calibri"/>
          <w:highlight w:val="yellow"/>
        </w:rPr>
        <w:t>passive design</w:t>
      </w:r>
      <w:r w:rsidR="7837140E" w:rsidRPr="0EB8402C">
        <w:rPr>
          <w:rFonts w:ascii="Calibri" w:eastAsia="Calibri" w:hAnsi="Calibri" w:cs="Calibri"/>
        </w:rPr>
        <w:t xml:space="preserve">, it minimizes waste and maximizes efficiency. </w:t>
      </w:r>
      <w:r w:rsidR="7837140E" w:rsidRPr="0EB8402C">
        <w:rPr>
          <w:rFonts w:ascii="Calibri" w:eastAsia="Calibri" w:hAnsi="Calibri" w:cs="Calibri"/>
          <w:highlight w:val="yellow"/>
        </w:rPr>
        <w:t>Modular structures</w:t>
      </w:r>
      <w:r w:rsidR="7837140E" w:rsidRPr="0EB8402C">
        <w:rPr>
          <w:rFonts w:ascii="Calibri" w:eastAsia="Calibri" w:hAnsi="Calibri" w:cs="Calibri"/>
        </w:rPr>
        <w:t xml:space="preserve">, like </w:t>
      </w:r>
      <w:r w:rsidR="7837140E" w:rsidRPr="0EB8402C">
        <w:rPr>
          <w:rFonts w:ascii="Calibri" w:eastAsia="Calibri" w:hAnsi="Calibri" w:cs="Calibri"/>
          <w:highlight w:val="yellow"/>
        </w:rPr>
        <w:t>geodesic domes</w:t>
      </w:r>
      <w:r w:rsidR="7837140E" w:rsidRPr="0EB8402C">
        <w:rPr>
          <w:rFonts w:ascii="Calibri" w:eastAsia="Calibri" w:hAnsi="Calibri" w:cs="Calibri"/>
        </w:rPr>
        <w:t xml:space="preserve">, ensure </w:t>
      </w:r>
      <w:r w:rsidR="7837140E" w:rsidRPr="0EB8402C">
        <w:rPr>
          <w:rFonts w:ascii="Calibri" w:eastAsia="Calibri" w:hAnsi="Calibri" w:cs="Calibri"/>
          <w:highlight w:val="yellow"/>
        </w:rPr>
        <w:t>flexibility and innovation</w:t>
      </w:r>
      <w:r w:rsidR="7837140E" w:rsidRPr="0EB8402C">
        <w:rPr>
          <w:rFonts w:ascii="Calibri" w:eastAsia="Calibri" w:hAnsi="Calibri" w:cs="Calibri"/>
        </w:rPr>
        <w:t>. Local participation shapes a more inclusive, sustainable environment. This initiative sets a new standard for eco-conscious, community-driven spaces in Newcastle’s West End.</w:t>
      </w:r>
    </w:p>
    <w:p w14:paraId="146FE5BA" w14:textId="340E5E74" w:rsidR="5A3F461E" w:rsidRDefault="60E90579" w:rsidP="52E5655E">
      <w:pPr>
        <w:pStyle w:val="Heading1"/>
        <w:rPr>
          <w:color w:val="auto"/>
        </w:rPr>
      </w:pPr>
      <w:r w:rsidRPr="52E5655E">
        <w:rPr>
          <w:color w:val="auto"/>
        </w:rPr>
        <w:lastRenderedPageBreak/>
        <w:t>Project Scope</w:t>
      </w:r>
    </w:p>
    <w:p w14:paraId="1EE14A6B" w14:textId="6D0DFA92" w:rsidR="5A3F461E" w:rsidRDefault="60E90579" w:rsidP="52E5655E">
      <w:pPr>
        <w:rPr>
          <w:b/>
          <w:bCs/>
        </w:rPr>
      </w:pPr>
      <w:r w:rsidRPr="52E5655E">
        <w:rPr>
          <w:b/>
          <w:bCs/>
        </w:rPr>
        <w:t>Research</w:t>
      </w:r>
    </w:p>
    <w:p w14:paraId="59066966" w14:textId="382E2007" w:rsidR="55F5BC8C" w:rsidRDefault="21B811B4" w:rsidP="52E5655E">
      <w:r>
        <w:t xml:space="preserve">The research phase involves an in-depth analysis of the existing Sensory Garden and The Depot, focusing on </w:t>
      </w:r>
      <w:r w:rsidRPr="0EB8402C">
        <w:rPr>
          <w:highlight w:val="yellow"/>
        </w:rPr>
        <w:t>site conditions</w:t>
      </w:r>
      <w:r>
        <w:t xml:space="preserve">, historical context, and </w:t>
      </w:r>
      <w:r w:rsidRPr="0EB8402C">
        <w:rPr>
          <w:highlight w:val="yellow"/>
        </w:rPr>
        <w:t>community needs</w:t>
      </w:r>
      <w:r>
        <w:t xml:space="preserve">. Additionally, it </w:t>
      </w:r>
      <w:r w:rsidR="4E56EA63">
        <w:t>involves</w:t>
      </w:r>
      <w:r>
        <w:t xml:space="preserve"> research on simila</w:t>
      </w:r>
      <w:r w:rsidR="0086B4E2">
        <w:t xml:space="preserve">r structures and works of individuals with relevant expertise. </w:t>
      </w:r>
    </w:p>
    <w:p w14:paraId="64E0563A" w14:textId="294ECB6B" w:rsidR="5A3F461E" w:rsidRDefault="60E90579" w:rsidP="52E5655E">
      <w:pPr>
        <w:rPr>
          <w:b/>
          <w:bCs/>
        </w:rPr>
      </w:pPr>
      <w:r w:rsidRPr="52E5655E">
        <w:rPr>
          <w:b/>
          <w:bCs/>
        </w:rPr>
        <w:t>Design</w:t>
      </w:r>
    </w:p>
    <w:p w14:paraId="53DB9616" w14:textId="6D96B223" w:rsidR="5E8577BF" w:rsidRDefault="400A7822" w:rsidP="52E5655E">
      <w:r>
        <w:t xml:space="preserve">The design phase will develop a conceptual and detailed architectural layout that incorporates </w:t>
      </w:r>
      <w:r w:rsidRPr="0EB8402C">
        <w:rPr>
          <w:highlight w:val="yellow"/>
        </w:rPr>
        <w:t>sustainable materials</w:t>
      </w:r>
      <w:r>
        <w:t xml:space="preserve">, </w:t>
      </w:r>
      <w:r w:rsidRPr="0EB8402C">
        <w:rPr>
          <w:highlight w:val="yellow"/>
        </w:rPr>
        <w:t>accessibility features</w:t>
      </w:r>
      <w:r>
        <w:t xml:space="preserve">, and </w:t>
      </w:r>
      <w:r w:rsidRPr="0EB8402C">
        <w:rPr>
          <w:highlight w:val="yellow"/>
        </w:rPr>
        <w:t>community engagement elements</w:t>
      </w:r>
      <w:r>
        <w:t>. Inspired by the Dome of Vision, the design will emphasize modular, adaptable structures that can evolve with community needs. Special consideration will be given to</w:t>
      </w:r>
      <w:r w:rsidR="6138493D">
        <w:t xml:space="preserve"> </w:t>
      </w:r>
      <w:r w:rsidR="6138493D" w:rsidRPr="0EB8402C">
        <w:rPr>
          <w:highlight w:val="yellow"/>
        </w:rPr>
        <w:t>vegetation,</w:t>
      </w:r>
      <w:r w:rsidRPr="0EB8402C">
        <w:rPr>
          <w:highlight w:val="yellow"/>
        </w:rPr>
        <w:t xml:space="preserve"> landscaping, sensory elements</w:t>
      </w:r>
      <w:r>
        <w:t>, and interactive spaces, ensuring the garden remains a welcoming and inclusive environment.</w:t>
      </w:r>
    </w:p>
    <w:p w14:paraId="1A5BD80C" w14:textId="389794F6" w:rsidR="5A3F461E" w:rsidRDefault="60E90579" w:rsidP="52E5655E">
      <w:pPr>
        <w:rPr>
          <w:b/>
          <w:bCs/>
        </w:rPr>
      </w:pPr>
      <w:r w:rsidRPr="52E5655E">
        <w:rPr>
          <w:b/>
          <w:bCs/>
        </w:rPr>
        <w:t>Planning</w:t>
      </w:r>
    </w:p>
    <w:p w14:paraId="2DEB8EA7" w14:textId="7BDEA799" w:rsidR="49AF063F" w:rsidRDefault="637007F7" w:rsidP="52E5655E">
      <w:r w:rsidRPr="52E5655E">
        <w:t>The planning phase will establish a clear roadmap for implementation</w:t>
      </w:r>
      <w:r w:rsidR="52D4698C" w:rsidRPr="52E5655E">
        <w:t xml:space="preserve"> through a BIM execution plan including a process map which supports offsite construction. </w:t>
      </w:r>
      <w:r w:rsidRPr="52E5655E">
        <w:t>This phase will also involve regulatory compliance checks, stakeholder coordination, and sustainability assessments to align with local and environmental standards.</w:t>
      </w:r>
    </w:p>
    <w:p w14:paraId="0953CDAC" w14:textId="30AA8C54" w:rsidR="6AC4FFE0" w:rsidRDefault="0239663F" w:rsidP="52E5655E">
      <w:pPr>
        <w:pStyle w:val="Heading1"/>
        <w:rPr>
          <w:rFonts w:ascii="Calibri" w:eastAsia="Calibri" w:hAnsi="Calibri" w:cs="Calibri"/>
          <w:b/>
          <w:bCs/>
          <w:color w:val="000000" w:themeColor="text1"/>
        </w:rPr>
      </w:pPr>
      <w:r w:rsidRPr="52E5655E">
        <w:rPr>
          <w:color w:val="auto"/>
        </w:rPr>
        <w:t>Objectives and Tasks</w:t>
      </w:r>
    </w:p>
    <w:p w14:paraId="0179F351" w14:textId="5E954EE8" w:rsidR="007B00A0" w:rsidRDefault="697D865C" w:rsidP="52E5655E">
      <w:pPr>
        <w:pStyle w:val="ListParagraph"/>
        <w:numPr>
          <w:ilvl w:val="0"/>
          <w:numId w:val="2"/>
        </w:numPr>
        <w:spacing w:after="16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Research on MMC of Dome Structures</w:t>
      </w:r>
      <w:r w:rsidR="002C11DE">
        <w:rPr>
          <w:rFonts w:eastAsia="Amasis MT Pro Light" w:hAnsi="Amasis MT Pro Light" w:cs="Amasis MT Pro Light"/>
        </w:rPr>
        <w:t xml:space="preserve"> (25%)</w:t>
      </w:r>
    </w:p>
    <w:p w14:paraId="7BAEEAD6" w14:textId="3679A80D" w:rsidR="007B00A0" w:rsidRDefault="697D865C" w:rsidP="52E5655E">
      <w:pPr>
        <w:pStyle w:val="ListParagraph"/>
        <w:numPr>
          <w:ilvl w:val="1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Conduct a comprehensive review of academic and professional literature</w:t>
      </w:r>
      <w:commentRangeStart w:id="0"/>
      <w:commentRangeEnd w:id="0"/>
      <w:r w:rsidR="007B00A0">
        <w:rPr>
          <w:rStyle w:val="CommentReference"/>
        </w:rPr>
        <w:commentReference w:id="0"/>
      </w:r>
    </w:p>
    <w:p w14:paraId="51BF94F3" w14:textId="6FC5FF08" w:rsidR="007B00A0" w:rsidRDefault="697D865C" w:rsidP="52E5655E">
      <w:pPr>
        <w:pStyle w:val="ListParagraph"/>
        <w:numPr>
          <w:ilvl w:val="1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Perform benchmarking and case study analysis of Dome of Vision</w:t>
      </w:r>
      <w:r w:rsidR="170EDF15" w:rsidRPr="52E5655E">
        <w:rPr>
          <w:rFonts w:eastAsia="Amasis MT Pro Light" w:hAnsi="Amasis MT Pro Light" w:cs="Amasis MT Pro Light"/>
        </w:rPr>
        <w:t xml:space="preserve"> etc</w:t>
      </w:r>
    </w:p>
    <w:p w14:paraId="3EBB4C70" w14:textId="594FAAD0" w:rsidR="007B00A0" w:rsidRDefault="170EDF15" w:rsidP="52E5655E">
      <w:pPr>
        <w:pStyle w:val="ListParagraph"/>
        <w:numPr>
          <w:ilvl w:val="1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Evaluate timber and steel for selection</w:t>
      </w:r>
    </w:p>
    <w:p w14:paraId="26077222" w14:textId="3B84DFC5" w:rsidR="007B00A0" w:rsidRDefault="697D865C" w:rsidP="52E5655E">
      <w:pPr>
        <w:pStyle w:val="ListParagraph"/>
        <w:numPr>
          <w:ilvl w:val="0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Research on Sustainability and Net Zero Carbon</w:t>
      </w:r>
      <w:r w:rsidR="000C706D">
        <w:rPr>
          <w:rFonts w:eastAsia="Amasis MT Pro Light" w:hAnsi="Amasis MT Pro Light" w:cs="Amasis MT Pro Light"/>
        </w:rPr>
        <w:t xml:space="preserve"> (60%)</w:t>
      </w:r>
    </w:p>
    <w:p w14:paraId="3AC1DF34" w14:textId="6CC0BC15" w:rsidR="007B00A0" w:rsidRDefault="697D865C" w:rsidP="52E5655E">
      <w:pPr>
        <w:pStyle w:val="ListParagraph"/>
        <w:numPr>
          <w:ilvl w:val="1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Review sustainability standards and best practices</w:t>
      </w:r>
    </w:p>
    <w:p w14:paraId="1F67909A" w14:textId="09F112BA" w:rsidR="007B00A0" w:rsidRDefault="697D865C" w:rsidP="52E5655E">
      <w:pPr>
        <w:pStyle w:val="ListParagraph"/>
        <w:numPr>
          <w:ilvl w:val="1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Conduct an environmental impact and material assessment</w:t>
      </w:r>
    </w:p>
    <w:p w14:paraId="182AEC8E" w14:textId="0A076EB6" w:rsidR="007B00A0" w:rsidRDefault="697D865C" w:rsidP="52E5655E">
      <w:pPr>
        <w:pStyle w:val="ListParagraph"/>
        <w:numPr>
          <w:ilvl w:val="1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Develop an energy and waste management strategy</w:t>
      </w:r>
      <w:r w:rsidR="000C706D">
        <w:rPr>
          <w:rFonts w:eastAsia="Amasis MT Pro Light" w:hAnsi="Amasis MT Pro Light" w:cs="Amasis MT Pro Light"/>
        </w:rPr>
        <w:t xml:space="preserve"> 0%</w:t>
      </w:r>
    </w:p>
    <w:p w14:paraId="66C2B4CF" w14:textId="699C37F3" w:rsidR="007B00A0" w:rsidRDefault="717D5846" w:rsidP="52E5655E">
      <w:pPr>
        <w:pStyle w:val="ListParagraph"/>
        <w:numPr>
          <w:ilvl w:val="0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Design Authoring</w:t>
      </w:r>
      <w:r w:rsidR="008977AD">
        <w:rPr>
          <w:rFonts w:eastAsia="Amasis MT Pro Light" w:hAnsi="Amasis MT Pro Light" w:cs="Amasis MT Pro Light"/>
        </w:rPr>
        <w:t xml:space="preserve"> (50%)</w:t>
      </w:r>
    </w:p>
    <w:p w14:paraId="32097BAC" w14:textId="53B5714C" w:rsidR="007B00A0" w:rsidRDefault="697D865C" w:rsidP="52E5655E">
      <w:pPr>
        <w:pStyle w:val="ListParagraph"/>
        <w:numPr>
          <w:ilvl w:val="1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Ideation and conceptual sketching</w:t>
      </w:r>
      <w:r w:rsidR="00173E61">
        <w:rPr>
          <w:rFonts w:eastAsia="Amasis MT Pro Light" w:hAnsi="Amasis MT Pro Light" w:cs="Amasis MT Pro Light"/>
        </w:rPr>
        <w:t xml:space="preserve"> (100%)</w:t>
      </w:r>
    </w:p>
    <w:p w14:paraId="74C9925E" w14:textId="087B33DA" w:rsidR="007B00A0" w:rsidRDefault="697D865C" w:rsidP="52E5655E">
      <w:pPr>
        <w:pStyle w:val="ListParagraph"/>
        <w:numPr>
          <w:ilvl w:val="1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Develop and refine 3D model</w:t>
      </w:r>
      <w:r w:rsidR="00173E61">
        <w:rPr>
          <w:rFonts w:eastAsia="Amasis MT Pro Light" w:hAnsi="Amasis MT Pro Light" w:cs="Amasis MT Pro Light"/>
        </w:rPr>
        <w:t xml:space="preserve"> (0%)</w:t>
      </w:r>
    </w:p>
    <w:p w14:paraId="38CE2701" w14:textId="5EF2B8D5" w:rsidR="007B00A0" w:rsidRDefault="697D865C" w:rsidP="52E5655E">
      <w:pPr>
        <w:pStyle w:val="ListParagraph"/>
        <w:numPr>
          <w:ilvl w:val="0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Integrate Renewable Energy Solutions</w:t>
      </w:r>
      <w:r w:rsidR="005E7F51">
        <w:rPr>
          <w:rFonts w:eastAsia="Amasis MT Pro Light" w:hAnsi="Amasis MT Pro Light" w:cs="Amasis MT Pro Light"/>
        </w:rPr>
        <w:t xml:space="preserve"> (pending)</w:t>
      </w:r>
    </w:p>
    <w:p w14:paraId="23C9647F" w14:textId="12FBD264" w:rsidR="007B00A0" w:rsidRDefault="697D865C" w:rsidP="52E5655E">
      <w:pPr>
        <w:pStyle w:val="ListParagraph"/>
        <w:numPr>
          <w:ilvl w:val="1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Integrate Renewable Energy Solutions</w:t>
      </w:r>
    </w:p>
    <w:p w14:paraId="4CB31823" w14:textId="035CD53F" w:rsidR="007B00A0" w:rsidRDefault="697D865C" w:rsidP="52E5655E">
      <w:pPr>
        <w:pStyle w:val="ListParagraph"/>
        <w:numPr>
          <w:ilvl w:val="1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Implement passive design strategies</w:t>
      </w:r>
    </w:p>
    <w:p w14:paraId="696DFA20" w14:textId="7B5D460D" w:rsidR="697D865C" w:rsidRDefault="697D865C" w:rsidP="2BCFDE5C">
      <w:pPr>
        <w:pStyle w:val="ListParagraph"/>
        <w:numPr>
          <w:ilvl w:val="1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2BCFDE5C">
        <w:rPr>
          <w:rFonts w:eastAsia="Amasis MT Pro Light" w:hAnsi="Amasis MT Pro Light" w:cs="Amasis MT Pro Light"/>
        </w:rPr>
        <w:t xml:space="preserve">Ensure compliance with </w:t>
      </w:r>
      <w:r w:rsidR="789B5931" w:rsidRPr="2BCFDE5C">
        <w:rPr>
          <w:rFonts w:eastAsia="Amasis MT Pro Light" w:hAnsi="Amasis MT Pro Light" w:cs="Amasis MT Pro Light"/>
        </w:rPr>
        <w:t>Passivhaus</w:t>
      </w:r>
    </w:p>
    <w:p w14:paraId="1AB09D29" w14:textId="744F433C" w:rsidR="007B00A0" w:rsidRDefault="697D865C" w:rsidP="52E5655E">
      <w:pPr>
        <w:pStyle w:val="ListParagraph"/>
        <w:numPr>
          <w:ilvl w:val="0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Integrate Modular and offsite design solutions</w:t>
      </w:r>
      <w:r w:rsidR="00073A06">
        <w:rPr>
          <w:rFonts w:eastAsia="Amasis MT Pro Light" w:hAnsi="Amasis MT Pro Light" w:cs="Amasis MT Pro Light"/>
        </w:rPr>
        <w:t xml:space="preserve"> (pending)</w:t>
      </w:r>
    </w:p>
    <w:p w14:paraId="7544D197" w14:textId="7B0B9C79" w:rsidR="007B00A0" w:rsidRDefault="697D865C" w:rsidP="52E5655E">
      <w:pPr>
        <w:pStyle w:val="ListParagraph"/>
        <w:numPr>
          <w:ilvl w:val="1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Research prefabrication and modular construction techniques</w:t>
      </w:r>
    </w:p>
    <w:p w14:paraId="2C0DFE8C" w14:textId="46DFAB1B" w:rsidR="007B00A0" w:rsidRDefault="697D865C" w:rsidP="52E5655E">
      <w:pPr>
        <w:pStyle w:val="ListParagraph"/>
        <w:numPr>
          <w:ilvl w:val="1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Develop assembly plan</w:t>
      </w:r>
    </w:p>
    <w:p w14:paraId="42C70767" w14:textId="6DDC2437" w:rsidR="007B00A0" w:rsidRDefault="697D865C" w:rsidP="52E5655E">
      <w:pPr>
        <w:pStyle w:val="ListParagraph"/>
        <w:numPr>
          <w:ilvl w:val="1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Conduct risk assessment and establish contingency plans</w:t>
      </w:r>
    </w:p>
    <w:p w14:paraId="259F725D" w14:textId="7C4C9AC0" w:rsidR="007B00A0" w:rsidRDefault="313779AD" w:rsidP="52E5655E">
      <w:pPr>
        <w:pStyle w:val="ListParagraph"/>
        <w:numPr>
          <w:ilvl w:val="0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Prepare BIM Execution Plan</w:t>
      </w:r>
      <w:r w:rsidR="00073A06">
        <w:rPr>
          <w:rFonts w:eastAsia="Amasis MT Pro Light" w:hAnsi="Amasis MT Pro Light" w:cs="Amasis MT Pro Light"/>
        </w:rPr>
        <w:t xml:space="preserve"> (pending)</w:t>
      </w:r>
    </w:p>
    <w:p w14:paraId="744BCC2D" w14:textId="61FABEDA" w:rsidR="007B00A0" w:rsidRDefault="5F6A327F" w:rsidP="52E5655E">
      <w:pPr>
        <w:pStyle w:val="ListParagraph"/>
        <w:numPr>
          <w:ilvl w:val="0"/>
          <w:numId w:val="2"/>
        </w:numPr>
        <w:spacing w:after="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t>Prepare Consultancy Report</w:t>
      </w:r>
      <w:r w:rsidR="00073A06">
        <w:rPr>
          <w:rFonts w:eastAsia="Amasis MT Pro Light" w:hAnsi="Amasis MT Pro Light" w:cs="Amasis MT Pro Light"/>
        </w:rPr>
        <w:t xml:space="preserve"> (</w:t>
      </w:r>
      <w:r w:rsidR="00DC3647">
        <w:rPr>
          <w:rFonts w:eastAsia="Amasis MT Pro Light" w:hAnsi="Amasis MT Pro Light" w:cs="Amasis MT Pro Light"/>
        </w:rPr>
        <w:t>pending)</w:t>
      </w:r>
    </w:p>
    <w:p w14:paraId="31840DE7" w14:textId="0B69EA15" w:rsidR="007B00A0" w:rsidRDefault="007B00A0" w:rsidP="52E5655E">
      <w:pPr>
        <w:spacing w:after="160" w:line="257" w:lineRule="auto"/>
        <w:ind w:left="720"/>
        <w:rPr>
          <w:rFonts w:eastAsia="Amasis MT Pro Light" w:hAnsi="Amasis MT Pro Light" w:cs="Amasis MT Pro Light"/>
        </w:rPr>
      </w:pPr>
    </w:p>
    <w:p w14:paraId="22E5BC2E" w14:textId="57E424F0" w:rsidR="36C97219" w:rsidRDefault="36C97219" w:rsidP="52E5655E">
      <w:pPr>
        <w:spacing w:after="160" w:line="257" w:lineRule="auto"/>
        <w:ind w:left="720"/>
        <w:rPr>
          <w:rFonts w:eastAsia="Amasis MT Pro Light" w:hAnsi="Amasis MT Pro Light" w:cs="Amasis MT Pro Light"/>
        </w:rPr>
      </w:pPr>
    </w:p>
    <w:p w14:paraId="1BDF5CAB" w14:textId="6E858093" w:rsidR="36C97219" w:rsidRDefault="36C97219" w:rsidP="52E5655E">
      <w:pPr>
        <w:spacing w:after="160" w:line="257" w:lineRule="auto"/>
        <w:ind w:left="720"/>
        <w:rPr>
          <w:rFonts w:eastAsia="Amasis MT Pro Light" w:hAnsi="Amasis MT Pro Light" w:cs="Amasis MT Pro Light"/>
        </w:rPr>
      </w:pPr>
    </w:p>
    <w:p w14:paraId="12AE697C" w14:textId="4F8F391F" w:rsidR="6AC4FFE0" w:rsidRDefault="616BA10B" w:rsidP="52E5655E">
      <w:pPr>
        <w:pStyle w:val="Heading1"/>
        <w:spacing w:before="0" w:after="160" w:line="257" w:lineRule="auto"/>
        <w:rPr>
          <w:rFonts w:asciiTheme="minorHAnsi" w:hAnsiTheme="minorHAnsi" w:cstheme="minorBidi"/>
          <w:color w:val="auto"/>
          <w:sz w:val="22"/>
          <w:szCs w:val="22"/>
        </w:rPr>
      </w:pPr>
      <w:r w:rsidRPr="52E5655E">
        <w:rPr>
          <w:rFonts w:asciiTheme="minorHAnsi" w:hAnsiTheme="minorHAnsi" w:cstheme="minorBidi"/>
          <w:color w:val="auto"/>
        </w:rPr>
        <w:t xml:space="preserve">Project Deliverables </w:t>
      </w:r>
    </w:p>
    <w:p w14:paraId="7D3A0BAB" w14:textId="56ECE802" w:rsidR="6D2DF1DD" w:rsidRDefault="6336733F" w:rsidP="52E5655E">
      <w:pPr>
        <w:pStyle w:val="ListParagraph"/>
        <w:numPr>
          <w:ilvl w:val="0"/>
          <w:numId w:val="1"/>
        </w:numPr>
        <w:spacing w:after="160" w:line="257" w:lineRule="auto"/>
        <w:rPr>
          <w:rFonts w:eastAsia="Amasis MT Pro Light" w:hAnsi="Amasis MT Pro Light" w:cs="Amasis MT Pro Light"/>
        </w:rPr>
      </w:pPr>
      <w:r w:rsidRPr="39637108">
        <w:rPr>
          <w:rFonts w:eastAsia="Amasis MT Pro Light" w:hAnsi="Amasis MT Pro Light" w:cs="Amasis MT Pro Light"/>
        </w:rPr>
        <w:t>Design Documents</w:t>
      </w:r>
      <w:ins w:id="1" w:author="kufre.antia" w:date="2025-04-08T10:39:00Z">
        <w:r w:rsidR="3D674540" w:rsidRPr="39637108">
          <w:rPr>
            <w:rFonts w:eastAsia="Amasis MT Pro Light" w:hAnsi="Amasis MT Pro Light" w:cs="Amasis MT Pro Light"/>
          </w:rPr>
          <w:t xml:space="preserve"> (IFC Cad files and PDF design Drawings)</w:t>
        </w:r>
      </w:ins>
    </w:p>
    <w:p w14:paraId="41B487EA" w14:textId="5DCF3435" w:rsidR="37BCCB79" w:rsidRDefault="4025A108" w:rsidP="52E5655E">
      <w:pPr>
        <w:pStyle w:val="ListParagraph"/>
        <w:numPr>
          <w:ilvl w:val="0"/>
          <w:numId w:val="1"/>
        </w:numPr>
        <w:spacing w:after="160" w:line="257" w:lineRule="auto"/>
        <w:rPr>
          <w:rFonts w:eastAsia="Amasis MT Pro Light" w:hAnsi="Amasis MT Pro Light" w:cs="Amasis MT Pro Light"/>
        </w:rPr>
      </w:pPr>
      <w:r w:rsidRPr="52E5655E">
        <w:rPr>
          <w:rFonts w:eastAsia="Amasis MT Pro Light" w:hAnsi="Amasis MT Pro Light" w:cs="Amasis MT Pro Light"/>
        </w:rPr>
        <w:lastRenderedPageBreak/>
        <w:t>Virtual Reality Walk through</w:t>
      </w:r>
    </w:p>
    <w:p w14:paraId="5EBA1AE4" w14:textId="4F01B863" w:rsidR="6AC4FFE0" w:rsidRDefault="79342DAF" w:rsidP="52E5655E">
      <w:pPr>
        <w:pStyle w:val="ListParagraph"/>
        <w:numPr>
          <w:ilvl w:val="0"/>
          <w:numId w:val="1"/>
        </w:numPr>
        <w:spacing w:after="160" w:line="257" w:lineRule="auto"/>
        <w:rPr>
          <w:rFonts w:eastAsia="Amasis MT Pro Light" w:hAnsi="Amasis MT Pro Light" w:cs="Amasis MT Pro Light"/>
        </w:rPr>
      </w:pPr>
      <w:r w:rsidRPr="5C82F7F0">
        <w:rPr>
          <w:rFonts w:eastAsia="Amasis MT Pro Light" w:hAnsi="Amasis MT Pro Light" w:cs="Amasis MT Pro Light"/>
        </w:rPr>
        <w:t>BIM Execution Plan</w:t>
      </w:r>
      <w:ins w:id="2" w:author="kufre.antia" w:date="2025-04-08T10:38:00Z">
        <w:r w:rsidR="413A1922" w:rsidRPr="5C82F7F0">
          <w:rPr>
            <w:rFonts w:eastAsia="Amasis MT Pro Light" w:hAnsi="Amasis MT Pro Light" w:cs="Amasis MT Pro Light"/>
          </w:rPr>
          <w:t xml:space="preserve"> (.</w:t>
        </w:r>
        <w:proofErr w:type="spellStart"/>
        <w:r w:rsidR="413A1922" w:rsidRPr="5C82F7F0">
          <w:rPr>
            <w:rFonts w:eastAsia="Amasis MT Pro Light" w:hAnsi="Amasis MT Pro Light" w:cs="Amasis MT Pro Light"/>
          </w:rPr>
          <w:t>xls</w:t>
        </w:r>
        <w:proofErr w:type="spellEnd"/>
        <w:r w:rsidR="413A1922" w:rsidRPr="5C82F7F0">
          <w:rPr>
            <w:rFonts w:eastAsia="Amasis MT Pro Light" w:hAnsi="Amasis MT Pro Light" w:cs="Amasis MT Pro Light"/>
          </w:rPr>
          <w:t xml:space="preserve"> spreads</w:t>
        </w:r>
      </w:ins>
      <w:ins w:id="3" w:author="kufre.antia" w:date="2025-04-08T10:39:00Z">
        <w:r w:rsidR="413A1922" w:rsidRPr="5C82F7F0">
          <w:rPr>
            <w:rFonts w:eastAsia="Amasis MT Pro Light" w:hAnsi="Amasis MT Pro Light" w:cs="Amasis MT Pro Light"/>
          </w:rPr>
          <w:t>heet</w:t>
        </w:r>
      </w:ins>
      <w:ins w:id="4" w:author="kufre.antia" w:date="2025-04-08T10:41:00Z">
        <w:r w:rsidR="4BC1C073" w:rsidRPr="5C82F7F0">
          <w:rPr>
            <w:rFonts w:eastAsia="Amasis MT Pro Light" w:hAnsi="Amasis MT Pro Light" w:cs="Amasis MT Pro Light"/>
          </w:rPr>
          <w:t xml:space="preserve"> template</w:t>
        </w:r>
      </w:ins>
      <w:ins w:id="5" w:author="kufre.antia" w:date="2025-04-08T10:39:00Z">
        <w:r w:rsidR="413A1922" w:rsidRPr="5C82F7F0">
          <w:rPr>
            <w:rFonts w:eastAsia="Amasis MT Pro Light" w:hAnsi="Amasis MT Pro Light" w:cs="Amasis MT Pro Light"/>
          </w:rPr>
          <w:t>)</w:t>
        </w:r>
      </w:ins>
      <w:ins w:id="6" w:author="kufre.antia" w:date="2025-04-25T16:27:00Z">
        <w:r w:rsidR="4B921A70" w:rsidRPr="5C82F7F0">
          <w:rPr>
            <w:rFonts w:eastAsia="Amasis MT Pro Light" w:hAnsi="Amasis MT Pro Light" w:cs="Amasis MT Pro Light"/>
          </w:rPr>
          <w:t xml:space="preserve"> - Eliminated</w:t>
        </w:r>
      </w:ins>
    </w:p>
    <w:p w14:paraId="2B5D744D" w14:textId="4F4F64F7" w:rsidR="6AC4FFE0" w:rsidRDefault="616BA10B" w:rsidP="52E5655E">
      <w:pPr>
        <w:pStyle w:val="ListParagraph"/>
        <w:numPr>
          <w:ilvl w:val="0"/>
          <w:numId w:val="1"/>
        </w:numPr>
        <w:spacing w:after="0" w:line="257" w:lineRule="auto"/>
        <w:rPr>
          <w:rFonts w:eastAsia="Amasis MT Pro Light" w:hAnsi="Amasis MT Pro Light" w:cs="Amasis MT Pro Light"/>
        </w:rPr>
      </w:pPr>
      <w:r w:rsidRPr="39637108">
        <w:rPr>
          <w:rFonts w:eastAsia="Amasis MT Pro Light" w:hAnsi="Amasis MT Pro Light" w:cs="Amasis MT Pro Light"/>
        </w:rPr>
        <w:t xml:space="preserve">Final Presentation </w:t>
      </w:r>
      <w:ins w:id="7" w:author="kufre.antia" w:date="2025-04-08T10:39:00Z">
        <w:r w:rsidR="0FD58A42" w:rsidRPr="39637108">
          <w:rPr>
            <w:rFonts w:eastAsia="Amasis MT Pro Light" w:hAnsi="Amasis MT Pro Light" w:cs="Amasis MT Pro Light"/>
          </w:rPr>
          <w:t>(.ppt presentations)</w:t>
        </w:r>
      </w:ins>
    </w:p>
    <w:p w14:paraId="59654F21" w14:textId="16B2149D" w:rsidR="6AC4FFE0" w:rsidRDefault="4E0BA2D6" w:rsidP="52E5655E">
      <w:pPr>
        <w:pStyle w:val="ListParagraph"/>
        <w:numPr>
          <w:ilvl w:val="0"/>
          <w:numId w:val="1"/>
        </w:numPr>
        <w:spacing w:after="160" w:line="257" w:lineRule="auto"/>
        <w:rPr>
          <w:ins w:id="8" w:author="kufre.antia" w:date="2025-04-08T10:40:00Z" w16du:dateUtc="2025-04-08T10:40:43Z"/>
          <w:rFonts w:eastAsia="Amasis MT Pro Light" w:hAnsi="Amasis MT Pro Light" w:cs="Amasis MT Pro Light"/>
        </w:rPr>
      </w:pPr>
      <w:r w:rsidRPr="39637108">
        <w:rPr>
          <w:rFonts w:eastAsia="Amasis MT Pro Light" w:hAnsi="Amasis MT Pro Light" w:cs="Amasis MT Pro Light"/>
        </w:rPr>
        <w:t xml:space="preserve">Consultancy </w:t>
      </w:r>
      <w:r w:rsidR="616BA10B" w:rsidRPr="39637108">
        <w:rPr>
          <w:rFonts w:eastAsia="Amasis MT Pro Light" w:hAnsi="Amasis MT Pro Light" w:cs="Amasis MT Pro Light"/>
        </w:rPr>
        <w:t>Report</w:t>
      </w:r>
      <w:ins w:id="9" w:author="kufre.antia" w:date="2025-04-08T10:39:00Z">
        <w:r w:rsidR="3675A6DE" w:rsidRPr="39637108">
          <w:rPr>
            <w:rFonts w:eastAsia="Amasis MT Pro Light" w:hAnsi="Amasis MT Pro Light" w:cs="Amasis MT Pro Light"/>
          </w:rPr>
          <w:t xml:space="preserve"> (.PDF </w:t>
        </w:r>
      </w:ins>
      <w:ins w:id="10" w:author="kufre.antia" w:date="2025-04-08T10:40:00Z">
        <w:r w:rsidR="3675A6DE" w:rsidRPr="39637108">
          <w:rPr>
            <w:rFonts w:eastAsia="Amasis MT Pro Light" w:hAnsi="Amasis MT Pro Light" w:cs="Amasis MT Pro Light"/>
          </w:rPr>
          <w:t>technical Report)</w:t>
        </w:r>
      </w:ins>
    </w:p>
    <w:p w14:paraId="1CF3F80C" w14:textId="33CCF04F" w:rsidR="3675A6DE" w:rsidRDefault="3675A6DE" w:rsidP="39637108">
      <w:pPr>
        <w:pStyle w:val="ListParagraph"/>
        <w:spacing w:after="160" w:line="257" w:lineRule="auto"/>
        <w:ind w:left="360" w:firstLine="0"/>
        <w:rPr>
          <w:ins w:id="11" w:author="kufre.antia" w:date="2025-04-08T10:42:00Z" w16du:dateUtc="2025-04-08T10:42:02Z"/>
          <w:rFonts w:eastAsia="Amasis MT Pro Light" w:hAnsi="Amasis MT Pro Light" w:cs="Amasis MT Pro Light"/>
        </w:rPr>
      </w:pPr>
      <w:ins w:id="12" w:author="kufre.antia" w:date="2025-04-08T10:40:00Z">
        <w:r w:rsidRPr="39637108">
          <w:rPr>
            <w:rFonts w:eastAsia="Amasis MT Pro Light" w:hAnsi="Amasis MT Pro Light" w:cs="Amasis MT Pro Light"/>
          </w:rPr>
          <w:t xml:space="preserve">Delivery </w:t>
        </w:r>
      </w:ins>
      <w:ins w:id="13" w:author="kufre.antia" w:date="2025-04-08T10:41:00Z">
        <w:r w:rsidRPr="39637108">
          <w:rPr>
            <w:rFonts w:eastAsia="Amasis MT Pro Light" w:hAnsi="Amasis MT Pro Light" w:cs="Amasis MT Pro Light"/>
          </w:rPr>
          <w:t>mechanism and structure –story telling to give flow</w:t>
        </w:r>
      </w:ins>
    </w:p>
    <w:p w14:paraId="6116017A" w14:textId="77D74B81" w:rsidR="335BCCBC" w:rsidRDefault="335BCCBC" w:rsidP="39637108">
      <w:pPr>
        <w:pStyle w:val="ListParagraph"/>
        <w:spacing w:after="160" w:line="257" w:lineRule="auto"/>
        <w:ind w:left="360" w:firstLine="0"/>
        <w:rPr>
          <w:rFonts w:eastAsia="Amasis MT Pro Light" w:hAnsi="Amasis MT Pro Light" w:cs="Amasis MT Pro Light"/>
        </w:rPr>
      </w:pPr>
      <w:ins w:id="14" w:author="kufre.antia" w:date="2025-04-08T10:42:00Z">
        <w:r w:rsidRPr="39637108">
          <w:rPr>
            <w:rFonts w:eastAsia="Amasis MT Pro Light" w:hAnsi="Amasis MT Pro Light" w:cs="Amasis MT Pro Light"/>
          </w:rPr>
          <w:t xml:space="preserve">Deliverables will be transferred to the client through </w:t>
        </w:r>
        <w:proofErr w:type="gramStart"/>
        <w:r w:rsidRPr="39637108">
          <w:rPr>
            <w:rFonts w:eastAsia="Amasis MT Pro Light" w:hAnsi="Amasis MT Pro Light" w:cs="Amasis MT Pro Light"/>
          </w:rPr>
          <w:t xml:space="preserve">a </w:t>
        </w:r>
      </w:ins>
      <w:ins w:id="15" w:author="kufre.antia" w:date="2025-04-08T10:44:00Z">
        <w:r w:rsidR="508E47A0" w:rsidRPr="39637108">
          <w:rPr>
            <w:rFonts w:eastAsia="Amasis MT Pro Light" w:hAnsi="Amasis MT Pro Light" w:cs="Amasis MT Pro Light"/>
          </w:rPr>
          <w:t>the</w:t>
        </w:r>
        <w:proofErr w:type="gramEnd"/>
        <w:r w:rsidR="508E47A0" w:rsidRPr="39637108">
          <w:rPr>
            <w:rFonts w:eastAsia="Amasis MT Pro Light" w:hAnsi="Amasis MT Pro Light" w:cs="Amasis MT Pro Light"/>
          </w:rPr>
          <w:t xml:space="preserve"> client handover folder</w:t>
        </w:r>
      </w:ins>
      <w:ins w:id="16" w:author="kufre.antia" w:date="2025-04-08T10:42:00Z">
        <w:r w:rsidRPr="39637108">
          <w:rPr>
            <w:rFonts w:eastAsia="Amasis MT Pro Light" w:hAnsi="Amasis MT Pro Light" w:cs="Amasis MT Pro Light"/>
          </w:rPr>
          <w:t xml:space="preserve"> with a d</w:t>
        </w:r>
      </w:ins>
      <w:ins w:id="17" w:author="kufre.antia" w:date="2025-04-08T10:43:00Z">
        <w:r w:rsidRPr="39637108">
          <w:rPr>
            <w:rFonts w:eastAsia="Amasis MT Pro Light" w:hAnsi="Amasis MT Pro Light" w:cs="Amasis MT Pro Light"/>
          </w:rPr>
          <w:t>eadline for download</w:t>
        </w:r>
      </w:ins>
      <w:ins w:id="18" w:author="kufre.antia" w:date="2025-04-08T10:50:00Z">
        <w:r w:rsidR="724083B1" w:rsidRPr="39637108">
          <w:rPr>
            <w:rFonts w:eastAsia="Amasis MT Pro Light" w:hAnsi="Amasis MT Pro Light" w:cs="Amasis MT Pro Light"/>
          </w:rPr>
          <w:t>. It will include a caveat on the quality and completeness of the deliverable</w:t>
        </w:r>
      </w:ins>
    </w:p>
    <w:p w14:paraId="52DB1078" w14:textId="0950BE64" w:rsidR="6AC4FFE0" w:rsidRDefault="654D6163" w:rsidP="52E5655E">
      <w:pPr>
        <w:pStyle w:val="Heading1"/>
        <w:rPr>
          <w:b/>
          <w:bCs/>
          <w:color w:val="auto"/>
        </w:rPr>
      </w:pPr>
      <w:r w:rsidRPr="52E5655E">
        <w:rPr>
          <w:color w:val="auto"/>
        </w:rPr>
        <w:t>K</w:t>
      </w:r>
      <w:r w:rsidR="02478A26" w:rsidRPr="52E5655E">
        <w:rPr>
          <w:color w:val="auto"/>
        </w:rPr>
        <w:t>ey Milestones</w:t>
      </w:r>
    </w:p>
    <w:p w14:paraId="61683321" w14:textId="6E8F5D44" w:rsidR="3342EE14" w:rsidRDefault="6403BA1D" w:rsidP="52E5655E">
      <w:r w:rsidRPr="52E5655E">
        <w:t xml:space="preserve">The execution of the project will commence on the </w:t>
      </w:r>
      <w:r w:rsidR="049575F4" w:rsidRPr="52E5655E">
        <w:t>6</w:t>
      </w:r>
      <w:r w:rsidRPr="52E5655E">
        <w:t>th of February 202</w:t>
      </w:r>
      <w:r w:rsidR="20635D0A" w:rsidRPr="52E5655E">
        <w:t>5</w:t>
      </w:r>
      <w:r w:rsidRPr="52E5655E">
        <w:t>, or once the detailed information is provided, and the final technical report and presentation are expected on the 14th of April 202</w:t>
      </w:r>
      <w:r w:rsidR="56E7924B" w:rsidRPr="52E5655E">
        <w:t>5</w:t>
      </w:r>
      <w:r w:rsidRPr="52E5655E">
        <w:t>. The following are the project's significant milestones:</w:t>
      </w:r>
    </w:p>
    <w:p w14:paraId="78A7B620" w14:textId="77777777" w:rsidR="00B01D01" w:rsidRPr="00B01D01" w:rsidRDefault="58FC9EE6" w:rsidP="52E5655E">
      <w:pPr>
        <w:pStyle w:val="ListParagraph"/>
        <w:numPr>
          <w:ilvl w:val="0"/>
          <w:numId w:val="24"/>
        </w:numPr>
      </w:pPr>
      <w:r w:rsidRPr="52E5655E">
        <w:t xml:space="preserve">Ocular inspection of the site </w:t>
      </w:r>
      <w:commentRangeStart w:id="19"/>
      <w:commentRangeEnd w:id="19"/>
      <w:r w:rsidR="00B01D01">
        <w:rPr>
          <w:rStyle w:val="CommentReference"/>
        </w:rPr>
        <w:commentReference w:id="19"/>
      </w:r>
    </w:p>
    <w:p w14:paraId="105BEBE2" w14:textId="2138A886" w:rsidR="584A6677" w:rsidRDefault="6138EADA" w:rsidP="52E5655E">
      <w:pPr>
        <w:pStyle w:val="ListParagraph"/>
        <w:numPr>
          <w:ilvl w:val="0"/>
          <w:numId w:val="24"/>
        </w:numPr>
      </w:pPr>
      <w:r w:rsidRPr="52E5655E">
        <w:t>Client Meeting</w:t>
      </w:r>
    </w:p>
    <w:p w14:paraId="6CE52F58" w14:textId="779DFAE3" w:rsidR="00B01D01" w:rsidRPr="00B01D01" w:rsidRDefault="0C579BA9" w:rsidP="52E5655E">
      <w:pPr>
        <w:pStyle w:val="ListParagraph"/>
        <w:numPr>
          <w:ilvl w:val="0"/>
          <w:numId w:val="24"/>
        </w:numPr>
      </w:pPr>
      <w:r w:rsidRPr="52E5655E">
        <w:t xml:space="preserve">Research </w:t>
      </w:r>
      <w:r w:rsidR="6A2D72B8" w:rsidRPr="52E5655E">
        <w:t>(Sustainability and Design)</w:t>
      </w:r>
    </w:p>
    <w:p w14:paraId="114B637A" w14:textId="3B752080" w:rsidR="26C7761B" w:rsidRDefault="13543F23" w:rsidP="52E5655E">
      <w:pPr>
        <w:pStyle w:val="ListParagraph"/>
        <w:numPr>
          <w:ilvl w:val="0"/>
          <w:numId w:val="24"/>
        </w:numPr>
        <w:spacing w:line="336" w:lineRule="auto"/>
      </w:pPr>
      <w:r w:rsidRPr="52E5655E">
        <w:t>Develop and Propose</w:t>
      </w:r>
      <w:r w:rsidR="7D98F721" w:rsidRPr="52E5655E">
        <w:t xml:space="preserve"> Concept</w:t>
      </w:r>
      <w:r w:rsidR="304FD07D" w:rsidRPr="52E5655E">
        <w:t>ual Design</w:t>
      </w:r>
    </w:p>
    <w:p w14:paraId="1E74A085" w14:textId="59A80B09" w:rsidR="37E6EB5F" w:rsidRDefault="1C0D1CEE" w:rsidP="52E5655E">
      <w:pPr>
        <w:pStyle w:val="ListParagraph"/>
        <w:numPr>
          <w:ilvl w:val="0"/>
          <w:numId w:val="24"/>
        </w:numPr>
        <w:spacing w:line="336" w:lineRule="auto"/>
      </w:pPr>
      <w:r w:rsidRPr="52E5655E">
        <w:t>Dev</w:t>
      </w:r>
      <w:r w:rsidR="1D476123" w:rsidRPr="52E5655E">
        <w:t>elop detailed Design</w:t>
      </w:r>
    </w:p>
    <w:p w14:paraId="3C944B36" w14:textId="0BCA34B2" w:rsidR="0421B820" w:rsidRDefault="1D476123" w:rsidP="52E5655E">
      <w:pPr>
        <w:pStyle w:val="ListParagraph"/>
        <w:numPr>
          <w:ilvl w:val="0"/>
          <w:numId w:val="24"/>
        </w:numPr>
        <w:spacing w:line="336" w:lineRule="auto"/>
      </w:pPr>
      <w:r w:rsidRPr="52E5655E">
        <w:t>Write Consultancy report</w:t>
      </w:r>
    </w:p>
    <w:p w14:paraId="34492B87" w14:textId="15DBBDDB" w:rsidR="4307CD36" w:rsidRDefault="78FE6A94" w:rsidP="52E5655E">
      <w:pPr>
        <w:pStyle w:val="Heading1"/>
        <w:rPr>
          <w:b/>
          <w:bCs/>
          <w:color w:val="auto"/>
        </w:rPr>
      </w:pPr>
      <w:r w:rsidRPr="52E5655E">
        <w:rPr>
          <w:color w:val="auto"/>
        </w:rPr>
        <w:t xml:space="preserve">Timeline </w:t>
      </w:r>
    </w:p>
    <w:p w14:paraId="61220A8C" w14:textId="413C9CBC" w:rsidR="4307CD36" w:rsidRDefault="78FE6A94" w:rsidP="52E5655E">
      <w:pPr>
        <w:pStyle w:val="ListParagraph"/>
        <w:numPr>
          <w:ilvl w:val="0"/>
          <w:numId w:val="14"/>
        </w:numPr>
        <w:spacing w:line="336" w:lineRule="auto"/>
      </w:pPr>
      <w:r w:rsidRPr="52E5655E">
        <w:t xml:space="preserve">Week 1-2: Project Initiation </w:t>
      </w:r>
    </w:p>
    <w:p w14:paraId="3E0D900F" w14:textId="24767F6A" w:rsidR="4307CD36" w:rsidRDefault="3814B927" w:rsidP="52E5655E">
      <w:pPr>
        <w:pStyle w:val="ListParagraph"/>
        <w:numPr>
          <w:ilvl w:val="0"/>
          <w:numId w:val="14"/>
        </w:numPr>
        <w:spacing w:line="336" w:lineRule="auto"/>
      </w:pPr>
      <w:r w:rsidRPr="52E5655E">
        <w:t xml:space="preserve">Week 3: </w:t>
      </w:r>
      <w:r w:rsidR="0489F930" w:rsidRPr="52E5655E">
        <w:t xml:space="preserve">Research </w:t>
      </w:r>
    </w:p>
    <w:p w14:paraId="5A84AE49" w14:textId="33D84B6C" w:rsidR="4307CD36" w:rsidRDefault="78FE6A94" w:rsidP="52E5655E">
      <w:pPr>
        <w:pStyle w:val="ListParagraph"/>
        <w:numPr>
          <w:ilvl w:val="0"/>
          <w:numId w:val="14"/>
        </w:numPr>
        <w:spacing w:line="336" w:lineRule="auto"/>
      </w:pPr>
      <w:r w:rsidRPr="52E5655E">
        <w:t>Week 3-4: Concept Development</w:t>
      </w:r>
    </w:p>
    <w:p w14:paraId="54B7141E" w14:textId="7300D06A" w:rsidR="4307CD36" w:rsidRDefault="78FE6A94" w:rsidP="52E5655E">
      <w:pPr>
        <w:pStyle w:val="ListParagraph"/>
        <w:numPr>
          <w:ilvl w:val="0"/>
          <w:numId w:val="14"/>
        </w:numPr>
        <w:spacing w:line="336" w:lineRule="auto"/>
      </w:pPr>
      <w:r w:rsidRPr="52E5655E">
        <w:t>Week 5-6: Design Refinement</w:t>
      </w:r>
    </w:p>
    <w:p w14:paraId="2ED56519" w14:textId="1FA1FF29" w:rsidR="4307CD36" w:rsidRDefault="78FE6A94" w:rsidP="52E5655E">
      <w:pPr>
        <w:pStyle w:val="ListParagraph"/>
        <w:numPr>
          <w:ilvl w:val="0"/>
          <w:numId w:val="14"/>
        </w:numPr>
        <w:spacing w:line="336" w:lineRule="auto"/>
      </w:pPr>
      <w:r w:rsidRPr="52E5655E">
        <w:t>Week 7-8: Detailed Design and Documentation</w:t>
      </w:r>
    </w:p>
    <w:p w14:paraId="24E8CB90" w14:textId="5F684729" w:rsidR="4307CD36" w:rsidRDefault="78FE6A94" w:rsidP="52E5655E">
      <w:pPr>
        <w:pStyle w:val="ListParagraph"/>
        <w:numPr>
          <w:ilvl w:val="0"/>
          <w:numId w:val="14"/>
        </w:numPr>
        <w:spacing w:line="336" w:lineRule="auto"/>
      </w:pPr>
      <w:r w:rsidRPr="52E5655E">
        <w:t>Week 9-10: Review and Adjustments</w:t>
      </w:r>
    </w:p>
    <w:p w14:paraId="3F3E0840" w14:textId="62A12F17" w:rsidR="4307CD36" w:rsidRDefault="78FE6A94" w:rsidP="52E5655E">
      <w:pPr>
        <w:pStyle w:val="ListParagraph"/>
        <w:numPr>
          <w:ilvl w:val="0"/>
          <w:numId w:val="14"/>
        </w:numPr>
        <w:spacing w:line="336" w:lineRule="auto"/>
      </w:pPr>
      <w:r w:rsidRPr="52E5655E">
        <w:t>Week 11-12: Final Presentation and Submission</w:t>
      </w:r>
    </w:p>
    <w:p w14:paraId="27A9910C" w14:textId="188E36DD" w:rsidR="52E5655E" w:rsidRDefault="52E5655E" w:rsidP="52E5655E"/>
    <w:p w14:paraId="2421BF37" w14:textId="77777777" w:rsidR="003F1A57" w:rsidRDefault="003F1A57" w:rsidP="52E5655E"/>
    <w:p w14:paraId="6F41D47E" w14:textId="4969591E" w:rsidR="55286D6C" w:rsidRDefault="55286D6C" w:rsidP="52E5655E"/>
    <w:sectPr w:rsidR="55286D6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178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ufre.antia" w:date="2025-02-05T02:14:00Z" w:initials="ku">
    <w:p w14:paraId="40B6554C" w14:textId="396A080E" w:rsidR="00A24300" w:rsidRDefault="00000000">
      <w:pPr>
        <w:pStyle w:val="CommentText"/>
      </w:pPr>
      <w:r>
        <w:rPr>
          <w:rStyle w:val="CommentReference"/>
        </w:rPr>
        <w:annotationRef/>
      </w:r>
      <w:r w:rsidRPr="4F14107B">
        <w:t>Increase level of details include how, method, tools. There should be a couple of task under each objective</w:t>
      </w:r>
    </w:p>
    <w:p w14:paraId="1C2F5952" w14:textId="07249554" w:rsidR="00A24300" w:rsidRDefault="00000000">
      <w:pPr>
        <w:pStyle w:val="CommentText"/>
      </w:pPr>
      <w:r w:rsidRPr="3E3522B6">
        <w:t>Making material recommendations against cost or sustainability goals or integrating cost and sustainability based on long term energy efficiency</w:t>
      </w:r>
    </w:p>
  </w:comment>
  <w:comment w:id="19" w:author="kufre.antia" w:date="2025-02-03T16:57:00Z" w:initials="ku">
    <w:p w14:paraId="42EEF8A9" w14:textId="0D37189E" w:rsidR="00A35CF6" w:rsidRDefault="00A35CF6">
      <w:r>
        <w:annotationRef/>
      </w:r>
      <w:r w:rsidRPr="2ADD2F37">
        <w:t>Milestones are points where a project can change based on the result in the previous phase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2F5952" w15:done="0"/>
  <w15:commentEx w15:paraId="42EEF8A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8C3B43" w16cex:dateUtc="2025-02-05T02:14:00Z"/>
  <w16cex:commentExtensible w16cex:durableId="7300EA15" w16cex:dateUtc="2025-02-03T16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2F5952" w16cid:durableId="6E8C3B43"/>
  <w16cid:commentId w16cid:paraId="42EEF8A9" w16cid:durableId="7300EA1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EFCDE" w14:textId="77777777" w:rsidR="00313D46" w:rsidRDefault="00313D46">
      <w:pPr>
        <w:spacing w:after="0" w:line="240" w:lineRule="auto"/>
      </w:pPr>
      <w:r>
        <w:separator/>
      </w:r>
    </w:p>
  </w:endnote>
  <w:endnote w:type="continuationSeparator" w:id="0">
    <w:p w14:paraId="1BD8C533" w14:textId="77777777" w:rsidR="00313D46" w:rsidRDefault="00313D46">
      <w:pPr>
        <w:spacing w:after="0" w:line="240" w:lineRule="auto"/>
      </w:pPr>
      <w:r>
        <w:continuationSeparator/>
      </w:r>
    </w:p>
  </w:endnote>
  <w:endnote w:type="continuationNotice" w:id="1">
    <w:p w14:paraId="5A32A55E" w14:textId="77777777" w:rsidR="00313D46" w:rsidRDefault="00313D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6E343" w14:textId="77777777" w:rsidR="00E175D7" w:rsidRDefault="00E175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B0863" w14:textId="6DA944E3" w:rsidR="0E8F3213" w:rsidRDefault="0E8F3213" w:rsidP="0E8F32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93C75" w14:textId="77777777" w:rsidR="00E175D7" w:rsidRDefault="00E175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B7E16" w14:textId="77777777" w:rsidR="00313D46" w:rsidRDefault="00313D46">
      <w:pPr>
        <w:spacing w:after="0" w:line="240" w:lineRule="auto"/>
      </w:pPr>
      <w:r>
        <w:separator/>
      </w:r>
    </w:p>
  </w:footnote>
  <w:footnote w:type="continuationSeparator" w:id="0">
    <w:p w14:paraId="5BFF0873" w14:textId="77777777" w:rsidR="00313D46" w:rsidRDefault="00313D46">
      <w:pPr>
        <w:spacing w:after="0" w:line="240" w:lineRule="auto"/>
      </w:pPr>
      <w:r>
        <w:continuationSeparator/>
      </w:r>
    </w:p>
  </w:footnote>
  <w:footnote w:type="continuationNotice" w:id="1">
    <w:p w14:paraId="69103FA9" w14:textId="77777777" w:rsidR="00313D46" w:rsidRDefault="00313D4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EAE" w14:textId="77777777" w:rsidR="00E175D7" w:rsidRDefault="00E175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7F681" w14:textId="08872CF7" w:rsidR="0E8F3213" w:rsidRDefault="0E8F3213" w:rsidP="0E8F32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06B43" w14:textId="77777777" w:rsidR="00E175D7" w:rsidRDefault="00E175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596E"/>
    <w:multiLevelType w:val="hybridMultilevel"/>
    <w:tmpl w:val="0E30AA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E7D57"/>
    <w:multiLevelType w:val="hybridMultilevel"/>
    <w:tmpl w:val="9D58D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1BC6A"/>
    <w:multiLevelType w:val="multilevel"/>
    <w:tmpl w:val="58C4D90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6C81F"/>
    <w:multiLevelType w:val="hybridMultilevel"/>
    <w:tmpl w:val="2B744E3C"/>
    <w:lvl w:ilvl="0" w:tplc="E2D0EF6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55803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4E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507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8CA0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DE94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8E4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8CB9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928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FB6D7"/>
    <w:multiLevelType w:val="hybridMultilevel"/>
    <w:tmpl w:val="30905FDA"/>
    <w:lvl w:ilvl="0" w:tplc="9A0C3C20">
      <w:start w:val="1"/>
      <w:numFmt w:val="decimal"/>
      <w:lvlText w:val="%1."/>
      <w:lvlJc w:val="left"/>
      <w:pPr>
        <w:ind w:left="720" w:hanging="360"/>
      </w:pPr>
    </w:lvl>
    <w:lvl w:ilvl="1" w:tplc="E30AB8FE">
      <w:start w:val="1"/>
      <w:numFmt w:val="lowerLetter"/>
      <w:lvlText w:val="%2."/>
      <w:lvlJc w:val="left"/>
      <w:pPr>
        <w:ind w:left="1440" w:hanging="360"/>
      </w:pPr>
    </w:lvl>
    <w:lvl w:ilvl="2" w:tplc="5D166A6E">
      <w:start w:val="1"/>
      <w:numFmt w:val="lowerRoman"/>
      <w:lvlText w:val="%3."/>
      <w:lvlJc w:val="right"/>
      <w:pPr>
        <w:ind w:left="2160" w:hanging="180"/>
      </w:pPr>
    </w:lvl>
    <w:lvl w:ilvl="3" w:tplc="74C41E30">
      <w:start w:val="1"/>
      <w:numFmt w:val="decimal"/>
      <w:lvlText w:val="%4."/>
      <w:lvlJc w:val="left"/>
      <w:pPr>
        <w:ind w:left="2880" w:hanging="360"/>
      </w:pPr>
    </w:lvl>
    <w:lvl w:ilvl="4" w:tplc="92986012">
      <w:start w:val="1"/>
      <w:numFmt w:val="lowerLetter"/>
      <w:lvlText w:val="%5."/>
      <w:lvlJc w:val="left"/>
      <w:pPr>
        <w:ind w:left="3600" w:hanging="360"/>
      </w:pPr>
    </w:lvl>
    <w:lvl w:ilvl="5" w:tplc="F25AE8F2">
      <w:start w:val="1"/>
      <w:numFmt w:val="lowerRoman"/>
      <w:lvlText w:val="%6."/>
      <w:lvlJc w:val="right"/>
      <w:pPr>
        <w:ind w:left="4320" w:hanging="180"/>
      </w:pPr>
    </w:lvl>
    <w:lvl w:ilvl="6" w:tplc="39C0FEF0">
      <w:start w:val="1"/>
      <w:numFmt w:val="decimal"/>
      <w:lvlText w:val="%7."/>
      <w:lvlJc w:val="left"/>
      <w:pPr>
        <w:ind w:left="5040" w:hanging="360"/>
      </w:pPr>
    </w:lvl>
    <w:lvl w:ilvl="7" w:tplc="F9B65252">
      <w:start w:val="1"/>
      <w:numFmt w:val="lowerLetter"/>
      <w:lvlText w:val="%8."/>
      <w:lvlJc w:val="left"/>
      <w:pPr>
        <w:ind w:left="5760" w:hanging="360"/>
      </w:pPr>
    </w:lvl>
    <w:lvl w:ilvl="8" w:tplc="763C5C4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A5D73C"/>
    <w:multiLevelType w:val="hybridMultilevel"/>
    <w:tmpl w:val="96ACCF4C"/>
    <w:lvl w:ilvl="0" w:tplc="0EA41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6D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964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D2E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50DA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FA7F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66C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C20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CAEA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9B722"/>
    <w:multiLevelType w:val="hybridMultilevel"/>
    <w:tmpl w:val="566A8398"/>
    <w:lvl w:ilvl="0" w:tplc="E794AB9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36EFC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A12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680F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24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F05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5097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2AC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AE1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B5493"/>
    <w:multiLevelType w:val="hybridMultilevel"/>
    <w:tmpl w:val="5D4A69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B1403"/>
    <w:multiLevelType w:val="hybridMultilevel"/>
    <w:tmpl w:val="3B2A0750"/>
    <w:lvl w:ilvl="0" w:tplc="034E0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E51B76"/>
    <w:multiLevelType w:val="hybridMultilevel"/>
    <w:tmpl w:val="AEFC99B0"/>
    <w:lvl w:ilvl="0" w:tplc="6F7C625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7500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F0D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A1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7E5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5AD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304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AE1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34F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362B1"/>
    <w:multiLevelType w:val="hybridMultilevel"/>
    <w:tmpl w:val="FFFFFFFF"/>
    <w:lvl w:ilvl="0" w:tplc="D9E26A56">
      <w:start w:val="1"/>
      <w:numFmt w:val="decimal"/>
      <w:lvlText w:val="%1."/>
      <w:lvlJc w:val="left"/>
      <w:pPr>
        <w:ind w:left="720" w:hanging="360"/>
      </w:pPr>
    </w:lvl>
    <w:lvl w:ilvl="1" w:tplc="EA5A0052">
      <w:start w:val="1"/>
      <w:numFmt w:val="lowerLetter"/>
      <w:lvlText w:val="%2."/>
      <w:lvlJc w:val="left"/>
      <w:pPr>
        <w:ind w:left="1440" w:hanging="360"/>
      </w:pPr>
    </w:lvl>
    <w:lvl w:ilvl="2" w:tplc="C6B6D956">
      <w:start w:val="1"/>
      <w:numFmt w:val="lowerRoman"/>
      <w:lvlText w:val="%3."/>
      <w:lvlJc w:val="right"/>
      <w:pPr>
        <w:ind w:left="2160" w:hanging="180"/>
      </w:pPr>
    </w:lvl>
    <w:lvl w:ilvl="3" w:tplc="5EC87600">
      <w:start w:val="1"/>
      <w:numFmt w:val="decimal"/>
      <w:lvlText w:val="%4."/>
      <w:lvlJc w:val="left"/>
      <w:pPr>
        <w:ind w:left="2880" w:hanging="360"/>
      </w:pPr>
    </w:lvl>
    <w:lvl w:ilvl="4" w:tplc="416A143C">
      <w:start w:val="1"/>
      <w:numFmt w:val="lowerLetter"/>
      <w:lvlText w:val="%5."/>
      <w:lvlJc w:val="left"/>
      <w:pPr>
        <w:ind w:left="3600" w:hanging="360"/>
      </w:pPr>
    </w:lvl>
    <w:lvl w:ilvl="5" w:tplc="7E864722">
      <w:start w:val="1"/>
      <w:numFmt w:val="lowerRoman"/>
      <w:lvlText w:val="%6."/>
      <w:lvlJc w:val="right"/>
      <w:pPr>
        <w:ind w:left="4320" w:hanging="180"/>
      </w:pPr>
    </w:lvl>
    <w:lvl w:ilvl="6" w:tplc="5C489B0E">
      <w:start w:val="1"/>
      <w:numFmt w:val="decimal"/>
      <w:lvlText w:val="%7."/>
      <w:lvlJc w:val="left"/>
      <w:pPr>
        <w:ind w:left="5040" w:hanging="360"/>
      </w:pPr>
    </w:lvl>
    <w:lvl w:ilvl="7" w:tplc="FFB208C0">
      <w:start w:val="1"/>
      <w:numFmt w:val="lowerLetter"/>
      <w:lvlText w:val="%8."/>
      <w:lvlJc w:val="left"/>
      <w:pPr>
        <w:ind w:left="5760" w:hanging="360"/>
      </w:pPr>
    </w:lvl>
    <w:lvl w:ilvl="8" w:tplc="EEE0902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7C0B09"/>
    <w:multiLevelType w:val="hybridMultilevel"/>
    <w:tmpl w:val="E89A0E54"/>
    <w:lvl w:ilvl="0" w:tplc="ECBED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7E3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D8C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9C2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9EF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F2AC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828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DE30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A4B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A0121"/>
    <w:multiLevelType w:val="hybridMultilevel"/>
    <w:tmpl w:val="F252F6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04A3D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B9C38F0">
      <w:start w:val="1"/>
      <w:numFmt w:val="lowerLetter"/>
      <w:lvlText w:val="%2."/>
      <w:lvlJc w:val="left"/>
      <w:pPr>
        <w:ind w:left="1440" w:hanging="360"/>
      </w:pPr>
    </w:lvl>
    <w:lvl w:ilvl="2" w:tplc="99445B52">
      <w:start w:val="1"/>
      <w:numFmt w:val="lowerRoman"/>
      <w:lvlText w:val="%3."/>
      <w:lvlJc w:val="right"/>
      <w:pPr>
        <w:ind w:left="2160" w:hanging="180"/>
      </w:pPr>
    </w:lvl>
    <w:lvl w:ilvl="3" w:tplc="CFA470B6">
      <w:start w:val="1"/>
      <w:numFmt w:val="decimal"/>
      <w:lvlText w:val="%4."/>
      <w:lvlJc w:val="left"/>
      <w:pPr>
        <w:ind w:left="2880" w:hanging="360"/>
      </w:pPr>
    </w:lvl>
    <w:lvl w:ilvl="4" w:tplc="4F025A18">
      <w:start w:val="1"/>
      <w:numFmt w:val="lowerLetter"/>
      <w:lvlText w:val="%5."/>
      <w:lvlJc w:val="left"/>
      <w:pPr>
        <w:ind w:left="3600" w:hanging="360"/>
      </w:pPr>
    </w:lvl>
    <w:lvl w:ilvl="5" w:tplc="DC18237C">
      <w:start w:val="1"/>
      <w:numFmt w:val="lowerRoman"/>
      <w:lvlText w:val="%6."/>
      <w:lvlJc w:val="right"/>
      <w:pPr>
        <w:ind w:left="4320" w:hanging="180"/>
      </w:pPr>
    </w:lvl>
    <w:lvl w:ilvl="6" w:tplc="A50EA372">
      <w:start w:val="1"/>
      <w:numFmt w:val="decimal"/>
      <w:lvlText w:val="%7."/>
      <w:lvlJc w:val="left"/>
      <w:pPr>
        <w:ind w:left="5040" w:hanging="360"/>
      </w:pPr>
    </w:lvl>
    <w:lvl w:ilvl="7" w:tplc="D96C87FE">
      <w:start w:val="1"/>
      <w:numFmt w:val="lowerLetter"/>
      <w:lvlText w:val="%8."/>
      <w:lvlJc w:val="left"/>
      <w:pPr>
        <w:ind w:left="5760" w:hanging="360"/>
      </w:pPr>
    </w:lvl>
    <w:lvl w:ilvl="8" w:tplc="A922096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D45B17"/>
    <w:multiLevelType w:val="hybridMultilevel"/>
    <w:tmpl w:val="2A7885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421CCF"/>
    <w:multiLevelType w:val="multilevel"/>
    <w:tmpl w:val="67045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6" w15:restartNumberingAfterBreak="0">
    <w:nsid w:val="4F0E83BD"/>
    <w:multiLevelType w:val="hybridMultilevel"/>
    <w:tmpl w:val="C1C0968E"/>
    <w:lvl w:ilvl="0" w:tplc="3D9E4546">
      <w:start w:val="1"/>
      <w:numFmt w:val="decimal"/>
      <w:lvlText w:val="%1."/>
      <w:lvlJc w:val="left"/>
      <w:pPr>
        <w:ind w:left="720" w:hanging="360"/>
      </w:pPr>
    </w:lvl>
    <w:lvl w:ilvl="1" w:tplc="F740EB3A">
      <w:start w:val="1"/>
      <w:numFmt w:val="decimal"/>
      <w:lvlText w:val="%2.3"/>
      <w:lvlJc w:val="left"/>
      <w:pPr>
        <w:ind w:left="1440" w:hanging="360"/>
      </w:pPr>
    </w:lvl>
    <w:lvl w:ilvl="2" w:tplc="911EB6C8">
      <w:start w:val="1"/>
      <w:numFmt w:val="lowerRoman"/>
      <w:lvlText w:val="%3."/>
      <w:lvlJc w:val="right"/>
      <w:pPr>
        <w:ind w:left="2160" w:hanging="180"/>
      </w:pPr>
    </w:lvl>
    <w:lvl w:ilvl="3" w:tplc="84FAE1E4">
      <w:start w:val="1"/>
      <w:numFmt w:val="decimal"/>
      <w:lvlText w:val="%4."/>
      <w:lvlJc w:val="left"/>
      <w:pPr>
        <w:ind w:left="2880" w:hanging="360"/>
      </w:pPr>
    </w:lvl>
    <w:lvl w:ilvl="4" w:tplc="92125BFA">
      <w:start w:val="1"/>
      <w:numFmt w:val="lowerLetter"/>
      <w:lvlText w:val="%5."/>
      <w:lvlJc w:val="left"/>
      <w:pPr>
        <w:ind w:left="3600" w:hanging="360"/>
      </w:pPr>
    </w:lvl>
    <w:lvl w:ilvl="5" w:tplc="067AECEC">
      <w:start w:val="1"/>
      <w:numFmt w:val="lowerRoman"/>
      <w:lvlText w:val="%6."/>
      <w:lvlJc w:val="right"/>
      <w:pPr>
        <w:ind w:left="4320" w:hanging="180"/>
      </w:pPr>
    </w:lvl>
    <w:lvl w:ilvl="6" w:tplc="A542614C">
      <w:start w:val="1"/>
      <w:numFmt w:val="decimal"/>
      <w:lvlText w:val="%7."/>
      <w:lvlJc w:val="left"/>
      <w:pPr>
        <w:ind w:left="5040" w:hanging="360"/>
      </w:pPr>
    </w:lvl>
    <w:lvl w:ilvl="7" w:tplc="0522316C">
      <w:start w:val="1"/>
      <w:numFmt w:val="lowerLetter"/>
      <w:lvlText w:val="%8."/>
      <w:lvlJc w:val="left"/>
      <w:pPr>
        <w:ind w:left="5760" w:hanging="360"/>
      </w:pPr>
    </w:lvl>
    <w:lvl w:ilvl="8" w:tplc="6986C2C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F56576"/>
    <w:multiLevelType w:val="hybridMultilevel"/>
    <w:tmpl w:val="7E608C82"/>
    <w:lvl w:ilvl="0" w:tplc="E176017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6524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B8E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AE7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A03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2E88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02F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600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C402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B66643"/>
    <w:multiLevelType w:val="hybridMultilevel"/>
    <w:tmpl w:val="21CE2A7A"/>
    <w:lvl w:ilvl="0" w:tplc="FEA46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DE75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C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EF4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E8E1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220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2263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EEA7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4C9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1942E7"/>
    <w:multiLevelType w:val="hybridMultilevel"/>
    <w:tmpl w:val="822EB4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3B47DC6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A80493"/>
    <w:multiLevelType w:val="hybridMultilevel"/>
    <w:tmpl w:val="6D58453E"/>
    <w:lvl w:ilvl="0" w:tplc="E4F068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F86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0C9C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9C1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19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FCA3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421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7AC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72A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81E733"/>
    <w:multiLevelType w:val="hybridMultilevel"/>
    <w:tmpl w:val="91DE6ADA"/>
    <w:lvl w:ilvl="0" w:tplc="96E6956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FB89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A0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6AC4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EEA7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446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CEB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844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E8D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FA6EF2"/>
    <w:multiLevelType w:val="hybridMultilevel"/>
    <w:tmpl w:val="E2662294"/>
    <w:lvl w:ilvl="0" w:tplc="DA0ED54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4383E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FA2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ECA9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2A2F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96A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46E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3EE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0E8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EA5D56"/>
    <w:multiLevelType w:val="hybridMultilevel"/>
    <w:tmpl w:val="96B62F30"/>
    <w:lvl w:ilvl="0" w:tplc="BE007D1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C3EAF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92E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508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C6B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7C1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9ED6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D4A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D8D8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069647">
    <w:abstractNumId w:val="4"/>
  </w:num>
  <w:num w:numId="2" w16cid:durableId="243611359">
    <w:abstractNumId w:val="15"/>
  </w:num>
  <w:num w:numId="3" w16cid:durableId="268245187">
    <w:abstractNumId w:val="16"/>
  </w:num>
  <w:num w:numId="4" w16cid:durableId="1212688928">
    <w:abstractNumId w:val="5"/>
  </w:num>
  <w:num w:numId="5" w16cid:durableId="1755932714">
    <w:abstractNumId w:val="2"/>
  </w:num>
  <w:num w:numId="6" w16cid:durableId="559361461">
    <w:abstractNumId w:val="9"/>
  </w:num>
  <w:num w:numId="7" w16cid:durableId="1916935859">
    <w:abstractNumId w:val="23"/>
  </w:num>
  <w:num w:numId="8" w16cid:durableId="2102095785">
    <w:abstractNumId w:val="3"/>
  </w:num>
  <w:num w:numId="9" w16cid:durableId="1602492013">
    <w:abstractNumId w:val="17"/>
  </w:num>
  <w:num w:numId="10" w16cid:durableId="1497261896">
    <w:abstractNumId w:val="6"/>
  </w:num>
  <w:num w:numId="11" w16cid:durableId="672531515">
    <w:abstractNumId w:val="22"/>
  </w:num>
  <w:num w:numId="12" w16cid:durableId="1103305124">
    <w:abstractNumId w:val="21"/>
  </w:num>
  <w:num w:numId="13" w16cid:durableId="2039350430">
    <w:abstractNumId w:val="20"/>
  </w:num>
  <w:num w:numId="14" w16cid:durableId="1265915770">
    <w:abstractNumId w:val="11"/>
  </w:num>
  <w:num w:numId="15" w16cid:durableId="1443721044">
    <w:abstractNumId w:val="18"/>
  </w:num>
  <w:num w:numId="16" w16cid:durableId="837427805">
    <w:abstractNumId w:val="13"/>
  </w:num>
  <w:num w:numId="17" w16cid:durableId="1462767846">
    <w:abstractNumId w:val="10"/>
  </w:num>
  <w:num w:numId="18" w16cid:durableId="248346621">
    <w:abstractNumId w:val="0"/>
  </w:num>
  <w:num w:numId="19" w16cid:durableId="1459714127">
    <w:abstractNumId w:val="7"/>
  </w:num>
  <w:num w:numId="20" w16cid:durableId="774716127">
    <w:abstractNumId w:val="8"/>
  </w:num>
  <w:num w:numId="21" w16cid:durableId="1584297364">
    <w:abstractNumId w:val="12"/>
  </w:num>
  <w:num w:numId="22" w16cid:durableId="239339976">
    <w:abstractNumId w:val="19"/>
  </w:num>
  <w:num w:numId="23" w16cid:durableId="1025905752">
    <w:abstractNumId w:val="14"/>
  </w:num>
  <w:num w:numId="24" w16cid:durableId="186837050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ufre.antia">
    <w15:presenceInfo w15:providerId="AD" w15:userId="S::w23005357@northumbria.ac.uk::c5233118-31fd-45b9-93e7-139cffa2e72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302"/>
    <w:rsid w:val="00016069"/>
    <w:rsid w:val="00041A77"/>
    <w:rsid w:val="0004649C"/>
    <w:rsid w:val="00056A6A"/>
    <w:rsid w:val="00073A06"/>
    <w:rsid w:val="000A3B68"/>
    <w:rsid w:val="000C706D"/>
    <w:rsid w:val="00112B34"/>
    <w:rsid w:val="00120102"/>
    <w:rsid w:val="00124B4E"/>
    <w:rsid w:val="001273CF"/>
    <w:rsid w:val="0013090E"/>
    <w:rsid w:val="00151044"/>
    <w:rsid w:val="00156E35"/>
    <w:rsid w:val="00173E61"/>
    <w:rsid w:val="001A2C12"/>
    <w:rsid w:val="001A67EE"/>
    <w:rsid w:val="001C7181"/>
    <w:rsid w:val="002117FA"/>
    <w:rsid w:val="00217AF9"/>
    <w:rsid w:val="00227A65"/>
    <w:rsid w:val="00247BCE"/>
    <w:rsid w:val="00250D41"/>
    <w:rsid w:val="0025169A"/>
    <w:rsid w:val="00255A6A"/>
    <w:rsid w:val="0029234B"/>
    <w:rsid w:val="002A2E73"/>
    <w:rsid w:val="002C11DE"/>
    <w:rsid w:val="002C50D2"/>
    <w:rsid w:val="002E0013"/>
    <w:rsid w:val="00306F2D"/>
    <w:rsid w:val="00313D46"/>
    <w:rsid w:val="00316DCB"/>
    <w:rsid w:val="00332EDC"/>
    <w:rsid w:val="00357E69"/>
    <w:rsid w:val="003645B7"/>
    <w:rsid w:val="00381576"/>
    <w:rsid w:val="00386209"/>
    <w:rsid w:val="003F1A57"/>
    <w:rsid w:val="004063C8"/>
    <w:rsid w:val="00427D76"/>
    <w:rsid w:val="00452624"/>
    <w:rsid w:val="00471ACF"/>
    <w:rsid w:val="004E097F"/>
    <w:rsid w:val="004E3C70"/>
    <w:rsid w:val="004F5716"/>
    <w:rsid w:val="005003B9"/>
    <w:rsid w:val="00520FEE"/>
    <w:rsid w:val="00531302"/>
    <w:rsid w:val="00554665"/>
    <w:rsid w:val="00557D5C"/>
    <w:rsid w:val="00564D2B"/>
    <w:rsid w:val="00574B29"/>
    <w:rsid w:val="005A6D47"/>
    <w:rsid w:val="005B1A44"/>
    <w:rsid w:val="005E556E"/>
    <w:rsid w:val="005E7F51"/>
    <w:rsid w:val="006012B1"/>
    <w:rsid w:val="0060236E"/>
    <w:rsid w:val="006070A7"/>
    <w:rsid w:val="006212BE"/>
    <w:rsid w:val="006521BC"/>
    <w:rsid w:val="0069360B"/>
    <w:rsid w:val="006A226D"/>
    <w:rsid w:val="006B18B7"/>
    <w:rsid w:val="006F1159"/>
    <w:rsid w:val="006F6653"/>
    <w:rsid w:val="006F6C19"/>
    <w:rsid w:val="007171D1"/>
    <w:rsid w:val="00717736"/>
    <w:rsid w:val="00762E28"/>
    <w:rsid w:val="00764BD5"/>
    <w:rsid w:val="00775C14"/>
    <w:rsid w:val="00792BFA"/>
    <w:rsid w:val="007A4982"/>
    <w:rsid w:val="007B00A0"/>
    <w:rsid w:val="007E3AB3"/>
    <w:rsid w:val="00817D2E"/>
    <w:rsid w:val="0086B4E2"/>
    <w:rsid w:val="008977AD"/>
    <w:rsid w:val="00922969"/>
    <w:rsid w:val="00935F41"/>
    <w:rsid w:val="00940A45"/>
    <w:rsid w:val="00944AAB"/>
    <w:rsid w:val="00946546"/>
    <w:rsid w:val="00996DC4"/>
    <w:rsid w:val="009C4F59"/>
    <w:rsid w:val="00A24300"/>
    <w:rsid w:val="00A35CF6"/>
    <w:rsid w:val="00A57D7B"/>
    <w:rsid w:val="00A61216"/>
    <w:rsid w:val="00A7529D"/>
    <w:rsid w:val="00A921CC"/>
    <w:rsid w:val="00AE7940"/>
    <w:rsid w:val="00B01D01"/>
    <w:rsid w:val="00B04FE0"/>
    <w:rsid w:val="00B60D66"/>
    <w:rsid w:val="00BA0D4C"/>
    <w:rsid w:val="00BB0023"/>
    <w:rsid w:val="00BE116D"/>
    <w:rsid w:val="00BF6807"/>
    <w:rsid w:val="00C013A5"/>
    <w:rsid w:val="00C0157A"/>
    <w:rsid w:val="00C14F0B"/>
    <w:rsid w:val="00C305CA"/>
    <w:rsid w:val="00C62B15"/>
    <w:rsid w:val="00C72DBE"/>
    <w:rsid w:val="00CC4D08"/>
    <w:rsid w:val="00CF5C5E"/>
    <w:rsid w:val="00D15CAC"/>
    <w:rsid w:val="00D43B13"/>
    <w:rsid w:val="00DC1F30"/>
    <w:rsid w:val="00DC3647"/>
    <w:rsid w:val="00DC575F"/>
    <w:rsid w:val="00DD32A8"/>
    <w:rsid w:val="00DF0ACC"/>
    <w:rsid w:val="00DF1AF3"/>
    <w:rsid w:val="00E175D7"/>
    <w:rsid w:val="00E31FFA"/>
    <w:rsid w:val="00E707D7"/>
    <w:rsid w:val="00E859AC"/>
    <w:rsid w:val="00EA644C"/>
    <w:rsid w:val="00F22DA6"/>
    <w:rsid w:val="00F4564F"/>
    <w:rsid w:val="00F879BA"/>
    <w:rsid w:val="00F92F05"/>
    <w:rsid w:val="00FA31EF"/>
    <w:rsid w:val="00FA7D45"/>
    <w:rsid w:val="00FC66D2"/>
    <w:rsid w:val="019B8C09"/>
    <w:rsid w:val="01CA0D79"/>
    <w:rsid w:val="0239663F"/>
    <w:rsid w:val="02478A26"/>
    <w:rsid w:val="03B38B82"/>
    <w:rsid w:val="03E2B819"/>
    <w:rsid w:val="0415316F"/>
    <w:rsid w:val="0421B820"/>
    <w:rsid w:val="0456AA8E"/>
    <w:rsid w:val="04826B93"/>
    <w:rsid w:val="0489F930"/>
    <w:rsid w:val="049575F4"/>
    <w:rsid w:val="04B448FE"/>
    <w:rsid w:val="05A9CCCB"/>
    <w:rsid w:val="05DE2962"/>
    <w:rsid w:val="05E0CD8D"/>
    <w:rsid w:val="0617F3C2"/>
    <w:rsid w:val="064D24D6"/>
    <w:rsid w:val="065EB842"/>
    <w:rsid w:val="06E426DF"/>
    <w:rsid w:val="0936A398"/>
    <w:rsid w:val="09500821"/>
    <w:rsid w:val="0980AD67"/>
    <w:rsid w:val="09D28CC9"/>
    <w:rsid w:val="0A2BEB9C"/>
    <w:rsid w:val="0C3666FE"/>
    <w:rsid w:val="0C579BA9"/>
    <w:rsid w:val="0CC36B05"/>
    <w:rsid w:val="0CC965FB"/>
    <w:rsid w:val="0E5D676F"/>
    <w:rsid w:val="0E8F3213"/>
    <w:rsid w:val="0EB8402C"/>
    <w:rsid w:val="0F8255D9"/>
    <w:rsid w:val="0F8AA88D"/>
    <w:rsid w:val="0FD58A42"/>
    <w:rsid w:val="1004E48D"/>
    <w:rsid w:val="1120955D"/>
    <w:rsid w:val="11B9B28D"/>
    <w:rsid w:val="11CAC3B0"/>
    <w:rsid w:val="12BEDEFD"/>
    <w:rsid w:val="13543F23"/>
    <w:rsid w:val="1390F993"/>
    <w:rsid w:val="13D72BBA"/>
    <w:rsid w:val="13EEECCE"/>
    <w:rsid w:val="1550B73A"/>
    <w:rsid w:val="156D5868"/>
    <w:rsid w:val="16507647"/>
    <w:rsid w:val="170EDF15"/>
    <w:rsid w:val="17F1DDF8"/>
    <w:rsid w:val="17F2F33A"/>
    <w:rsid w:val="18415984"/>
    <w:rsid w:val="1944F685"/>
    <w:rsid w:val="1971BA0B"/>
    <w:rsid w:val="1A1F7CC2"/>
    <w:rsid w:val="1AC3D8DA"/>
    <w:rsid w:val="1B200E44"/>
    <w:rsid w:val="1C0D1CEE"/>
    <w:rsid w:val="1C24BB31"/>
    <w:rsid w:val="1D476123"/>
    <w:rsid w:val="1D51E0B1"/>
    <w:rsid w:val="1DB0CE3C"/>
    <w:rsid w:val="1DB599B4"/>
    <w:rsid w:val="20635D0A"/>
    <w:rsid w:val="2088245A"/>
    <w:rsid w:val="20E2270A"/>
    <w:rsid w:val="20EFACC3"/>
    <w:rsid w:val="21B811B4"/>
    <w:rsid w:val="21E1FCAB"/>
    <w:rsid w:val="22052E28"/>
    <w:rsid w:val="2279258C"/>
    <w:rsid w:val="2343BBBD"/>
    <w:rsid w:val="236B1C1E"/>
    <w:rsid w:val="23C473B7"/>
    <w:rsid w:val="24959BC9"/>
    <w:rsid w:val="25BC0576"/>
    <w:rsid w:val="26B72B61"/>
    <w:rsid w:val="26C7761B"/>
    <w:rsid w:val="272D86CC"/>
    <w:rsid w:val="27C2A447"/>
    <w:rsid w:val="27CD3C8B"/>
    <w:rsid w:val="27D29246"/>
    <w:rsid w:val="27D4819A"/>
    <w:rsid w:val="27E68C8D"/>
    <w:rsid w:val="28A1577C"/>
    <w:rsid w:val="28A9E723"/>
    <w:rsid w:val="28C596E5"/>
    <w:rsid w:val="295BC344"/>
    <w:rsid w:val="298EC9A4"/>
    <w:rsid w:val="299F5FC0"/>
    <w:rsid w:val="29BF7D62"/>
    <w:rsid w:val="29C3318E"/>
    <w:rsid w:val="29E99D2D"/>
    <w:rsid w:val="2A25EE28"/>
    <w:rsid w:val="2B5DEB76"/>
    <w:rsid w:val="2B7FE04C"/>
    <w:rsid w:val="2BCFDE5C"/>
    <w:rsid w:val="2C2842CD"/>
    <w:rsid w:val="2CFBA2EB"/>
    <w:rsid w:val="2DB285E3"/>
    <w:rsid w:val="2E062773"/>
    <w:rsid w:val="2EAD9E60"/>
    <w:rsid w:val="2ECF355D"/>
    <w:rsid w:val="2EE9A1EF"/>
    <w:rsid w:val="2FAE80F6"/>
    <w:rsid w:val="2FDA5148"/>
    <w:rsid w:val="304FD07D"/>
    <w:rsid w:val="3095E767"/>
    <w:rsid w:val="30BCFBFD"/>
    <w:rsid w:val="313779AD"/>
    <w:rsid w:val="314BCFE5"/>
    <w:rsid w:val="31692BEF"/>
    <w:rsid w:val="31DF334C"/>
    <w:rsid w:val="3265BF3E"/>
    <w:rsid w:val="3269BFFD"/>
    <w:rsid w:val="3342EE14"/>
    <w:rsid w:val="335BCCBC"/>
    <w:rsid w:val="33FFD1BE"/>
    <w:rsid w:val="350E97F9"/>
    <w:rsid w:val="351CD9B7"/>
    <w:rsid w:val="35224173"/>
    <w:rsid w:val="36220FE4"/>
    <w:rsid w:val="3675A6DE"/>
    <w:rsid w:val="36BDDEC5"/>
    <w:rsid w:val="36C97219"/>
    <w:rsid w:val="37BCCB79"/>
    <w:rsid w:val="37E6EB5F"/>
    <w:rsid w:val="3814B927"/>
    <w:rsid w:val="384C505A"/>
    <w:rsid w:val="39637108"/>
    <w:rsid w:val="397BBDF1"/>
    <w:rsid w:val="3C5E8D52"/>
    <w:rsid w:val="3C6A9A85"/>
    <w:rsid w:val="3D674540"/>
    <w:rsid w:val="3D963769"/>
    <w:rsid w:val="3DC222DE"/>
    <w:rsid w:val="3F5DD606"/>
    <w:rsid w:val="3F933E7E"/>
    <w:rsid w:val="3F9A8354"/>
    <w:rsid w:val="400A7822"/>
    <w:rsid w:val="4025A108"/>
    <w:rsid w:val="40B5EFDC"/>
    <w:rsid w:val="413A1922"/>
    <w:rsid w:val="41F830AF"/>
    <w:rsid w:val="426531D4"/>
    <w:rsid w:val="4268F0C6"/>
    <w:rsid w:val="4307CD36"/>
    <w:rsid w:val="430F01B3"/>
    <w:rsid w:val="437D6D4B"/>
    <w:rsid w:val="43F08E84"/>
    <w:rsid w:val="4504EF88"/>
    <w:rsid w:val="4543C16C"/>
    <w:rsid w:val="4557442F"/>
    <w:rsid w:val="458D2A40"/>
    <w:rsid w:val="45E34491"/>
    <w:rsid w:val="49AF063F"/>
    <w:rsid w:val="4B2697A1"/>
    <w:rsid w:val="4B29F905"/>
    <w:rsid w:val="4B921A70"/>
    <w:rsid w:val="4BC1C073"/>
    <w:rsid w:val="4C3C046E"/>
    <w:rsid w:val="4C7F4232"/>
    <w:rsid w:val="4D28B464"/>
    <w:rsid w:val="4E0BA2D6"/>
    <w:rsid w:val="4E56EA63"/>
    <w:rsid w:val="5024762E"/>
    <w:rsid w:val="508E47A0"/>
    <w:rsid w:val="509A3CC1"/>
    <w:rsid w:val="514B2A46"/>
    <w:rsid w:val="522BB35E"/>
    <w:rsid w:val="5233BC4E"/>
    <w:rsid w:val="52D4698C"/>
    <w:rsid w:val="52E5655E"/>
    <w:rsid w:val="534B578E"/>
    <w:rsid w:val="53F02A60"/>
    <w:rsid w:val="54E04209"/>
    <w:rsid w:val="55286D6C"/>
    <w:rsid w:val="55F5BC8C"/>
    <w:rsid w:val="5672004D"/>
    <w:rsid w:val="56784A6E"/>
    <w:rsid w:val="56E7924B"/>
    <w:rsid w:val="56EBD983"/>
    <w:rsid w:val="56EEBB68"/>
    <w:rsid w:val="57D4AEFE"/>
    <w:rsid w:val="57E2FEAC"/>
    <w:rsid w:val="57F5A38A"/>
    <w:rsid w:val="584A6677"/>
    <w:rsid w:val="58FC9EE6"/>
    <w:rsid w:val="5A062E11"/>
    <w:rsid w:val="5A1A7451"/>
    <w:rsid w:val="5A3ADACE"/>
    <w:rsid w:val="5A3F461E"/>
    <w:rsid w:val="5A543A7C"/>
    <w:rsid w:val="5B0AB0E2"/>
    <w:rsid w:val="5BD3448D"/>
    <w:rsid w:val="5C4261FF"/>
    <w:rsid w:val="5C82F7F0"/>
    <w:rsid w:val="5CC6F00F"/>
    <w:rsid w:val="5D0B89EB"/>
    <w:rsid w:val="5D65B6AA"/>
    <w:rsid w:val="5E8577BF"/>
    <w:rsid w:val="5EA53650"/>
    <w:rsid w:val="5F6A327F"/>
    <w:rsid w:val="5FEAA4B4"/>
    <w:rsid w:val="60E90579"/>
    <w:rsid w:val="6138493D"/>
    <w:rsid w:val="6138EADA"/>
    <w:rsid w:val="616BA10B"/>
    <w:rsid w:val="61817CF2"/>
    <w:rsid w:val="61E651E7"/>
    <w:rsid w:val="62F097CD"/>
    <w:rsid w:val="6336733F"/>
    <w:rsid w:val="636BF32C"/>
    <w:rsid w:val="637007F7"/>
    <w:rsid w:val="63B5E31D"/>
    <w:rsid w:val="63DDC5D6"/>
    <w:rsid w:val="6403BA1D"/>
    <w:rsid w:val="64742329"/>
    <w:rsid w:val="6476BFC0"/>
    <w:rsid w:val="6484D2E4"/>
    <w:rsid w:val="64AABBD5"/>
    <w:rsid w:val="654D6163"/>
    <w:rsid w:val="65B747DB"/>
    <w:rsid w:val="65F5AC28"/>
    <w:rsid w:val="66BDBB0A"/>
    <w:rsid w:val="66EDB983"/>
    <w:rsid w:val="67CDA867"/>
    <w:rsid w:val="681783F6"/>
    <w:rsid w:val="68A95A36"/>
    <w:rsid w:val="68E26063"/>
    <w:rsid w:val="697D865C"/>
    <w:rsid w:val="6A2D72B8"/>
    <w:rsid w:val="6A499B3C"/>
    <w:rsid w:val="6AC4FFE0"/>
    <w:rsid w:val="6B0E9246"/>
    <w:rsid w:val="6B3011C5"/>
    <w:rsid w:val="6BAC9DC8"/>
    <w:rsid w:val="6C92842E"/>
    <w:rsid w:val="6CE5D570"/>
    <w:rsid w:val="6CEEAA26"/>
    <w:rsid w:val="6D096C83"/>
    <w:rsid w:val="6D2DF1DD"/>
    <w:rsid w:val="6D57B241"/>
    <w:rsid w:val="6E315B12"/>
    <w:rsid w:val="6E78ADA8"/>
    <w:rsid w:val="6ED2DB14"/>
    <w:rsid w:val="6FDE09F3"/>
    <w:rsid w:val="70646DFA"/>
    <w:rsid w:val="70880BFB"/>
    <w:rsid w:val="7166B3D5"/>
    <w:rsid w:val="717D5846"/>
    <w:rsid w:val="7214213D"/>
    <w:rsid w:val="724083B1"/>
    <w:rsid w:val="725B584C"/>
    <w:rsid w:val="72BF2E37"/>
    <w:rsid w:val="72F25A7A"/>
    <w:rsid w:val="738C90BB"/>
    <w:rsid w:val="74B15597"/>
    <w:rsid w:val="750E7C61"/>
    <w:rsid w:val="771FB68E"/>
    <w:rsid w:val="7837140E"/>
    <w:rsid w:val="789B5931"/>
    <w:rsid w:val="78FE6A94"/>
    <w:rsid w:val="79342DAF"/>
    <w:rsid w:val="7B912113"/>
    <w:rsid w:val="7BC105C5"/>
    <w:rsid w:val="7BEACA7C"/>
    <w:rsid w:val="7C9146F2"/>
    <w:rsid w:val="7D54A589"/>
    <w:rsid w:val="7D98F721"/>
    <w:rsid w:val="7E636D93"/>
    <w:rsid w:val="7E83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5C842"/>
  <w15:chartTrackingRefBased/>
  <w15:docId w15:val="{6A96B0F6-4A59-4375-9D65-375889772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D28B464"/>
    <w:pPr>
      <w:spacing w:after="240"/>
      <w:jc w:val="both"/>
    </w:pPr>
    <w:rPr>
      <w:rFonts w:ascii="Amasis MT Pro Light"/>
      <w:sz w:val="20"/>
      <w:szCs w:val="20"/>
    </w:rPr>
  </w:style>
  <w:style w:type="paragraph" w:styleId="Heading1">
    <w:name w:val="heading 1"/>
    <w:basedOn w:val="Normal"/>
    <w:next w:val="Normal"/>
    <w:uiPriority w:val="9"/>
    <w:qFormat/>
    <w:rsid w:val="4D28B464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D28B464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D28B464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4D28B464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rsid w:val="4D28B464"/>
    <w:pPr>
      <w:keepNext/>
      <w:keepLines/>
      <w:spacing w:before="80" w:after="40"/>
      <w:outlineLvl w:val="4"/>
    </w:pPr>
    <w:rPr>
      <w:rFonts w:eastAsiaTheme="minorEastAsia" w:cstheme="majorEastAsia"/>
      <w:color w:val="2F5496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rsid w:val="4D28B464"/>
    <w:pPr>
      <w:keepNext/>
      <w:keepLines/>
      <w:spacing w:before="40" w:after="0"/>
      <w:outlineLvl w:val="5"/>
    </w:pPr>
    <w:rPr>
      <w:rFonts w:eastAsiaTheme="minorEastAsia" w:cs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unhideWhenUsed/>
    <w:qFormat/>
    <w:rsid w:val="4D28B464"/>
    <w:pPr>
      <w:keepNext/>
      <w:keepLines/>
      <w:spacing w:before="40" w:after="0"/>
      <w:outlineLvl w:val="6"/>
    </w:pPr>
    <w:rPr>
      <w:rFonts w:eastAsiaTheme="minorEastAsia" w:cstheme="majorEastAsia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unhideWhenUsed/>
    <w:qFormat/>
    <w:rsid w:val="4D28B464"/>
    <w:pPr>
      <w:keepNext/>
      <w:keepLines/>
      <w:spacing w:after="0"/>
      <w:outlineLvl w:val="7"/>
    </w:pPr>
    <w:rPr>
      <w:rFonts w:eastAsiaTheme="minorEastAsia" w:cstheme="majorEastAsia"/>
      <w:i/>
      <w:iCs/>
      <w:color w:val="272727"/>
    </w:rPr>
  </w:style>
  <w:style w:type="paragraph" w:styleId="Heading9">
    <w:name w:val="heading 9"/>
    <w:basedOn w:val="Normal"/>
    <w:next w:val="Normal"/>
    <w:uiPriority w:val="9"/>
    <w:unhideWhenUsed/>
    <w:qFormat/>
    <w:rsid w:val="4D28B464"/>
    <w:pPr>
      <w:keepNext/>
      <w:keepLines/>
      <w:spacing w:after="0"/>
      <w:outlineLvl w:val="8"/>
    </w:pPr>
    <w:rPr>
      <w:rFonts w:eastAsiaTheme="minorEastAsia" w:cstheme="majorEastAsia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D28B464"/>
    <w:pPr>
      <w:ind w:hanging="36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rsid w:val="4D28B46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rsid w:val="4D28B464"/>
    <w:pPr>
      <w:tabs>
        <w:tab w:val="center" w:pos="4680"/>
        <w:tab w:val="right" w:pos="9360"/>
      </w:tabs>
      <w:spacing w:after="0"/>
    </w:pPr>
  </w:style>
  <w:style w:type="paragraph" w:styleId="Title">
    <w:name w:val="Title"/>
    <w:basedOn w:val="Normal"/>
    <w:next w:val="Normal"/>
    <w:uiPriority w:val="10"/>
    <w:qFormat/>
    <w:rsid w:val="4D28B464"/>
    <w:pPr>
      <w:spacing w:after="80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D28B464"/>
    <w:rPr>
      <w:rFonts w:eastAsiaTheme="minorEastAsia" w:cstheme="majorEastAsia"/>
      <w:color w:val="595959" w:themeColor="text1" w:themeTint="A6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masis MT Pro Light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357E69"/>
    <w:pPr>
      <w:spacing w:after="0" w:line="240" w:lineRule="auto"/>
    </w:pPr>
    <w:rPr>
      <w:rFonts w:ascii="Amasis MT Pro Ligh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comments" Target="comments.xm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DB9966F185E1459E9B698DF908A1DF" ma:contentTypeVersion="14" ma:contentTypeDescription="Create a new document." ma:contentTypeScope="" ma:versionID="78571f1ac4c7f362afe7a1e188a3ad25">
  <xsd:schema xmlns:xsd="http://www.w3.org/2001/XMLSchema" xmlns:xs="http://www.w3.org/2001/XMLSchema" xmlns:p="http://schemas.microsoft.com/office/2006/metadata/properties" xmlns:ns2="5d9f1a06-4ddb-4e97-9049-82356157304c" xmlns:ns3="56a51324-e29e-4b86-a9df-42fdff6a29f0" targetNamespace="http://schemas.microsoft.com/office/2006/metadata/properties" ma:root="true" ma:fieldsID="ff0eb3b8e0f8110ac53940abeb326b67" ns2:_="" ns3:_="">
    <xsd:import namespace="5d9f1a06-4ddb-4e97-9049-82356157304c"/>
    <xsd:import namespace="56a51324-e29e-4b86-a9df-42fdff6a29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9f1a06-4ddb-4e97-9049-823561573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b059ca-7a6c-48b4-989a-ff4079574b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a51324-e29e-4b86-a9df-42fdff6a29f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9dfec3f-25ce-47e8-99a1-02da141a4b66}" ma:internalName="TaxCatchAll" ma:showField="CatchAllData" ma:web="56a51324-e29e-4b86-a9df-42fdff6a29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9f1a06-4ddb-4e97-9049-82356157304c">
      <Terms xmlns="http://schemas.microsoft.com/office/infopath/2007/PartnerControls"/>
    </lcf76f155ced4ddcb4097134ff3c332f>
    <TaxCatchAll xmlns="56a51324-e29e-4b86-a9df-42fdff6a29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082AD4-2DD0-4CDE-8663-B24A1BE3B731}"/>
</file>

<file path=customXml/itemProps2.xml><?xml version="1.0" encoding="utf-8"?>
<ds:datastoreItem xmlns:ds="http://schemas.openxmlformats.org/officeDocument/2006/customXml" ds:itemID="{53CB1601-C4EF-49C6-A3F0-5505E0991A1B}">
  <ds:schemaRefs>
    <ds:schemaRef ds:uri="http://schemas.microsoft.com/office/2006/metadata/properties"/>
    <ds:schemaRef ds:uri="http://schemas.microsoft.com/office/infopath/2007/PartnerControls"/>
    <ds:schemaRef ds:uri="5d9f1a06-4ddb-4e97-9049-82356157304c"/>
    <ds:schemaRef ds:uri="56a51324-e29e-4b86-a9df-42fdff6a29f0"/>
  </ds:schemaRefs>
</ds:datastoreItem>
</file>

<file path=customXml/itemProps3.xml><?xml version="1.0" encoding="utf-8"?>
<ds:datastoreItem xmlns:ds="http://schemas.openxmlformats.org/officeDocument/2006/customXml" ds:itemID="{46A10566-4E1D-498A-9AFA-A35B36A76F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christine.sumaoy</dc:creator>
  <cp:keywords/>
  <dc:description/>
  <cp:lastModifiedBy>jayaprakash.rathina.kumar</cp:lastModifiedBy>
  <cp:revision>36</cp:revision>
  <dcterms:created xsi:type="dcterms:W3CDTF">2025-01-30T20:36:00Z</dcterms:created>
  <dcterms:modified xsi:type="dcterms:W3CDTF">2025-05-11T21:29:00Z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0x0101007CDB9966F185E1459E9B698DF908A1DF</vt:lpwstr>
  </property>
  <property fmtid="{D5CDD505-2E9C-101B-9397-08002B2CF9AE}" pid="3" name="MediaServiceImageTags">
    <vt:lpwstr/>
  </property>
  <property fmtid="{D5CDD505-2E9C-101B-9397-08002B2CF9AE}" pid="4" name="GrammarlyDocumentId">
    <vt:lpwstr>37e017b682f5e4918eabc2542b7d792f73ea67b6a0cad6ed17f60ab084924ab1</vt:lpwstr>
  </property>
  <property fmtid="{D5CDD505-2E9C-101B-9397-08002B2CF9AE}" pid="5" name="Order">
    <vt:r8>700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_SourceUrl">
    <vt:lpwstr/>
  </property>
  <property fmtid="{D5CDD505-2E9C-101B-9397-08002B2CF9AE}" pid="13" name="_SharedFileIndex">
    <vt:lpwstr/>
  </property>
</Properties>
</file>